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r w:rsidRPr="006D272F">
        <w:t xml:space="preserve">Menntamálastofnun: </w:t>
      </w:r>
    </w:p>
    <w:p w14:paraId="702FD6D2" w14:textId="377643FF" w:rsidR="009D255B" w:rsidRPr="006D272F" w:rsidRDefault="00011F52" w:rsidP="00011F52">
      <w:pPr>
        <w:pStyle w:val="Title"/>
      </w:pPr>
      <w:r w:rsidRPr="006D272F">
        <w:t xml:space="preserve">greining </w:t>
      </w:r>
      <w:r w:rsidR="003E3CFC" w:rsidRPr="006D272F">
        <w:t xml:space="preserve">á viðhorfi til framtíðarstefnu á samræmdu </w:t>
      </w:r>
      <w:commentRangeStart w:id="0"/>
      <w:r w:rsidR="003E3CFC" w:rsidRPr="006D272F">
        <w:t>námsmati</w:t>
      </w:r>
      <w:commentRangeEnd w:id="0"/>
      <w:r w:rsidR="00554D12">
        <w:rPr>
          <w:rStyle w:val="CommentReference"/>
          <w:b w:val="0"/>
          <w:color w:val="auto"/>
        </w:rPr>
        <w:commentReference w:id="0"/>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á færni nemenda (</w:t>
      </w:r>
      <w:commentRangeStart w:id="1"/>
      <w:commentRangeStart w:id="2"/>
      <w:r w:rsidRPr="006D272F">
        <w:rPr>
          <w:color w:val="000000" w:themeColor="text1"/>
        </w:rPr>
        <w:t>Sveinsson</w:t>
      </w:r>
      <w:commentRangeEnd w:id="1"/>
      <w:r w:rsidR="00AA30CF">
        <w:rPr>
          <w:rStyle w:val="CommentReference"/>
        </w:rPr>
        <w:commentReference w:id="1"/>
      </w:r>
      <w:commentRangeEnd w:id="2"/>
      <w:r w:rsidR="00AA30CF">
        <w:rPr>
          <w:rStyle w:val="CommentReference"/>
        </w:rPr>
        <w:commentReference w:id="2"/>
      </w:r>
      <w:r w:rsidRPr="006D272F">
        <w:rPr>
          <w:color w:val="000000" w:themeColor="text1"/>
        </w:rPr>
        <w:t xml:space="preserve">,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w:t>
      </w:r>
      <w:commentRangeStart w:id="3"/>
      <w:r w:rsidRPr="006D272F">
        <w:rPr>
          <w:color w:val="000000" w:themeColor="text1"/>
        </w:rPr>
        <w:t>Sverrisdóttir</w:t>
      </w:r>
      <w:commentRangeEnd w:id="3"/>
      <w:r w:rsidR="00AA30CF">
        <w:rPr>
          <w:rStyle w:val="CommentReference"/>
        </w:rPr>
        <w:commentReference w:id="3"/>
      </w:r>
      <w:r w:rsidRPr="006D272F">
        <w:rPr>
          <w:color w:val="000000" w:themeColor="text1"/>
        </w:rPr>
        <w:t>,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1398DC73" w14:textId="337CE771" w:rsidR="00935EEB"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del w:id="4" w:author="Aðalheiður Magnúsdóttir - HI" w:date="2023-03-22T10:24:00Z">
        <w:r w:rsidR="00F93405" w:rsidRPr="006D272F" w:rsidDel="00AA30CF">
          <w:rPr>
            <w:color w:val="000000" w:themeColor="text1"/>
          </w:rPr>
          <w:delText xml:space="preserve">er </w:delText>
        </w:r>
      </w:del>
      <w:ins w:id="5" w:author="Aðalheiður Magnúsdóttir - HI" w:date="2023-03-22T10:24:00Z">
        <w:r w:rsidR="00AA30CF">
          <w:rPr>
            <w:color w:val="000000" w:themeColor="text1"/>
          </w:rPr>
          <w:t>var</w:t>
        </w:r>
        <w:r w:rsidR="00AA30CF" w:rsidRPr="006D272F">
          <w:rPr>
            <w:color w:val="000000" w:themeColor="text1"/>
          </w:rPr>
          <w:t xml:space="preserve"> </w:t>
        </w:r>
      </w:ins>
      <w:r w:rsidR="00F93405" w:rsidRPr="006D272F">
        <w:rPr>
          <w:color w:val="000000" w:themeColor="text1"/>
        </w:rPr>
        <w:t>3404 og þar af voru níu þátttakendur sem ekki svöruðu neinu atriði og þeir fjarlægðir. Úrtakið skiptist í forsjáraðila og nemendur (n = 2882) annar</w:t>
      </w:r>
      <w:del w:id="6" w:author="Aðalheiður Magnúsdóttir - HI" w:date="2023-03-22T10:24:00Z">
        <w:r w:rsidR="00F93405" w:rsidRPr="006D272F" w:rsidDel="00AA30CF">
          <w:rPr>
            <w:color w:val="000000" w:themeColor="text1"/>
          </w:rPr>
          <w:delText xml:space="preserve"> </w:delText>
        </w:r>
      </w:del>
      <w:r w:rsidR="00F93405" w:rsidRPr="006D272F">
        <w:rPr>
          <w:color w:val="000000" w:themeColor="text1"/>
        </w:rPr>
        <w:t xml:space="preserve">svegar og skólastjórnendur og kennara (n = 522) hins vegar sem hér eftir verður fjallað um sem starfsfólk skóla. Þátttakendur voru fengnir frá öllum </w:t>
      </w:r>
      <w:commentRangeStart w:id="7"/>
      <w:r w:rsidR="00F93405" w:rsidRPr="006D272F">
        <w:rPr>
          <w:color w:val="000000" w:themeColor="text1"/>
        </w:rPr>
        <w:t>landshlutum</w:t>
      </w:r>
      <w:commentRangeEnd w:id="7"/>
      <w:r w:rsidR="00AA30CF">
        <w:rPr>
          <w:rStyle w:val="CommentReference"/>
        </w:rPr>
        <w:commentReference w:id="7"/>
      </w:r>
      <w:r w:rsidR="00F93405" w:rsidRPr="006D272F">
        <w:rPr>
          <w:color w:val="000000" w:themeColor="text1"/>
        </w:rPr>
        <w:t>.</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DD10534" w:rsidR="00F93405" w:rsidRPr="006D272F" w:rsidRDefault="00F93405" w:rsidP="00F93405">
      <w:pPr>
        <w:rPr>
          <w:color w:val="000000" w:themeColor="text1"/>
        </w:rPr>
      </w:pPr>
      <w:r w:rsidRPr="006D272F">
        <w:rPr>
          <w:color w:val="000000" w:themeColor="text1"/>
        </w:rPr>
        <w:t>Stuðist var við spurningalista frá Menntamálastofnun sem mælir viðhorf svarenda á tilgangi og notkun á samræmdu</w:t>
      </w:r>
      <w:r w:rsidR="0072262D" w:rsidRPr="006D272F">
        <w:rPr>
          <w:color w:val="000000" w:themeColor="text1"/>
        </w:rPr>
        <w:t xml:space="preserve"> </w:t>
      </w:r>
      <w:r w:rsidRPr="006D272F">
        <w:rPr>
          <w:color w:val="000000" w:themeColor="text1"/>
        </w:rPr>
        <w:t>námsmati, sjá viðauka 1. Spurningalistinn samanstendur af 28 atriðum sem flokkast í þrjá flokka, þ.e. „</w:t>
      </w:r>
      <w:r w:rsidRPr="006D272F">
        <w:rPr>
          <w:i/>
          <w:iCs/>
          <w:color w:val="000000" w:themeColor="text1"/>
        </w:rPr>
        <w:t>Spurningar um mikilvægi upplýsinga og um framkvæmd mats í skólum</w:t>
      </w:r>
      <w:r w:rsidRPr="006D272F">
        <w:rPr>
          <w:color w:val="000000" w:themeColor="text1"/>
        </w:rPr>
        <w:t>“ (10 atriði), „</w:t>
      </w:r>
      <w:r w:rsidRPr="006D272F">
        <w:rPr>
          <w:i/>
          <w:iCs/>
          <w:color w:val="000000" w:themeColor="text1"/>
        </w:rPr>
        <w:t>Spurningar um hlutverk námsmats</w:t>
      </w:r>
      <w:r w:rsidRPr="006D272F">
        <w:rPr>
          <w:color w:val="000000" w:themeColor="text1"/>
        </w:rPr>
        <w:t>“ (14 atriði) og „</w:t>
      </w:r>
      <w:r w:rsidRPr="006D272F">
        <w:rPr>
          <w:i/>
          <w:iCs/>
          <w:color w:val="000000" w:themeColor="text1"/>
        </w:rPr>
        <w:t>Spurningar um mat tengt lykillhæfni í menntun í aðalnámsskrá</w:t>
      </w:r>
      <w:r w:rsidRPr="006D272F">
        <w:rPr>
          <w:color w:val="000000" w:themeColor="text1"/>
        </w:rPr>
        <w:t>“ (4 atriði.). Þar af eru þrjár spurningar sem aðeins kennarar tóku þátt í að svara: „</w:t>
      </w:r>
      <w:r w:rsidRPr="006D272F">
        <w:rPr>
          <w:i/>
          <w:iCs/>
          <w:color w:val="000000" w:themeColor="text1"/>
        </w:rPr>
        <w:t>Hve vel nemendur eru búnir undir nám á næsta stigi grunnskólans</w:t>
      </w:r>
      <w:r w:rsidRPr="006D272F">
        <w:rPr>
          <w:color w:val="000000" w:themeColor="text1"/>
        </w:rPr>
        <w:t>“, „</w:t>
      </w:r>
      <w:r w:rsidRPr="006D272F">
        <w:rPr>
          <w:i/>
          <w:iCs/>
          <w:color w:val="000000" w:themeColor="text1"/>
        </w:rPr>
        <w:t>Ég á auðvelt með að meta frammistöðu nemenda samkvæmt viðmiðum aðalnámskrá</w:t>
      </w:r>
      <w:r w:rsidRPr="006D272F">
        <w:rPr>
          <w:color w:val="000000" w:themeColor="text1"/>
        </w:rPr>
        <w:t>“ og „</w:t>
      </w:r>
      <w:r w:rsidRPr="006D272F">
        <w:rPr>
          <w:i/>
          <w:iCs/>
          <w:color w:val="000000" w:themeColor="text1"/>
        </w:rPr>
        <w:t>Námsframvindu nemenda á sama skólaári</w:t>
      </w:r>
      <w:r w:rsidRPr="006D272F">
        <w:t xml:space="preserve">. </w:t>
      </w:r>
      <w:r w:rsidRPr="006D272F">
        <w:rPr>
          <w:color w:val="000000" w:themeColor="text1"/>
        </w:rPr>
        <w:t xml:space="preserve">Öllum prófatriðum </w:t>
      </w:r>
      <w:r w:rsidRPr="006D272F">
        <w:rPr>
          <w:color w:val="000000" w:themeColor="text1"/>
        </w:rPr>
        <w:lastRenderedPageBreak/>
        <w:t>var svarað á fimm punkta Likert kvarða og nær hann frá „Mjög ósammála“ (vinstra megin) til „Mjög sammála“ (hægra megin).</w:t>
      </w:r>
      <w:r w:rsidRPr="006D272F">
        <w:rPr>
          <w:color w:val="FF0000"/>
        </w:rPr>
        <w:t xml:space="preserve"> </w:t>
      </w:r>
      <w:r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w:t>
      </w:r>
      <w:commentRangeStart w:id="8"/>
      <w:r w:rsidRPr="006D272F">
        <w:rPr>
          <w:color w:val="000000" w:themeColor="text1"/>
        </w:rPr>
        <w:t>Revelle og Revelle</w:t>
      </w:r>
      <w:commentRangeEnd w:id="8"/>
      <w:r w:rsidR="00554D12">
        <w:rPr>
          <w:rStyle w:val="CommentReference"/>
        </w:rPr>
        <w:commentReference w:id="8"/>
      </w:r>
      <w:r w:rsidRPr="006D272F">
        <w:rPr>
          <w:color w:val="000000" w:themeColor="text1"/>
        </w:rPr>
        <w:t>, 2015), Mirt til þess að setja upp svarferlalíkönin (e.</w:t>
      </w:r>
      <w:r w:rsidRPr="006D272F">
        <w:rPr>
          <w:i/>
          <w:iCs/>
          <w:color w:val="000000" w:themeColor="text1"/>
        </w:rPr>
        <w:t xml:space="preserve"> item reponse models</w:t>
      </w:r>
      <w:r w:rsidRPr="006D272F">
        <w:rPr>
          <w:color w:val="000000" w:themeColor="text1"/>
        </w:rPr>
        <w:t>) (Chalmers, 2012), Lattice pakkan fyrir myndræna framsetningu (</w:t>
      </w:r>
      <w:commentRangeStart w:id="9"/>
      <w:r w:rsidRPr="006D272F">
        <w:rPr>
          <w:color w:val="000000" w:themeColor="text1"/>
        </w:rPr>
        <w:t xml:space="preserve">Sarkar </w:t>
      </w:r>
      <w:r w:rsidRPr="006D272F">
        <w:t>og</w:t>
      </w:r>
      <w:r w:rsidRPr="006D272F">
        <w:rPr>
          <w:color w:val="000000" w:themeColor="text1"/>
        </w:rPr>
        <w:t xml:space="preserve"> Sarkar</w:t>
      </w:r>
      <w:commentRangeEnd w:id="9"/>
      <w:r w:rsidR="00554D12">
        <w:rPr>
          <w:rStyle w:val="CommentReference"/>
        </w:rPr>
        <w:commentReference w:id="9"/>
      </w:r>
      <w:r w:rsidRPr="006D272F">
        <w:rPr>
          <w:color w:val="000000" w:themeColor="text1"/>
        </w:rPr>
        <w:t xml:space="preserve">,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0501D6F"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ins w:id="10" w:author="Aðalheiður Magnúsdóttir - HI" w:date="2023-03-22T10:02:00Z">
        <w:r w:rsidR="00554D12">
          <w:rPr>
            <w:color w:val="000000" w:themeColor="text1"/>
          </w:rPr>
          <w:t>u</w:t>
        </w:r>
      </w:ins>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del w:id="11" w:author="Aðalheiður Magnúsdóttir - HI" w:date="2023-03-22T10:26:00Z">
        <w:r w:rsidR="00F93405" w:rsidRPr="006D272F" w:rsidDel="00AA30CF">
          <w:rPr>
            <w:color w:val="000000" w:themeColor="text1"/>
          </w:rPr>
          <w:delText xml:space="preserve">skólastarfsmanna </w:delText>
        </w:r>
      </w:del>
      <w:ins w:id="12" w:author="Aðalheiður Magnúsdóttir - HI" w:date="2023-03-22T10:26:00Z">
        <w:r w:rsidR="00AA30CF">
          <w:rPr>
            <w:color w:val="000000" w:themeColor="text1"/>
          </w:rPr>
          <w:t xml:space="preserve">starfsfólk </w:t>
        </w:r>
        <w:commentRangeStart w:id="13"/>
        <w:r w:rsidR="00AA30CF">
          <w:rPr>
            <w:color w:val="000000" w:themeColor="text1"/>
          </w:rPr>
          <w:t>skóla</w:t>
        </w:r>
        <w:r w:rsidR="00AA30CF" w:rsidRPr="006D272F">
          <w:rPr>
            <w:color w:val="000000" w:themeColor="text1"/>
          </w:rPr>
          <w:t xml:space="preserve"> </w:t>
        </w:r>
        <w:commentRangeEnd w:id="13"/>
        <w:r w:rsidR="00AA30CF">
          <w:rPr>
            <w:rStyle w:val="CommentReference"/>
          </w:rPr>
          <w:commentReference w:id="13"/>
        </w:r>
      </w:ins>
      <w:r w:rsidR="00F93405" w:rsidRPr="006D272F">
        <w:rPr>
          <w:color w:val="000000" w:themeColor="text1"/>
        </w:rPr>
        <w:t>og forsjáraðil</w:t>
      </w:r>
      <w:ins w:id="14" w:author="Aðalheiður Magnúsdóttir - HI" w:date="2023-03-22T10:02:00Z">
        <w:r w:rsidR="00554D12">
          <w:rPr>
            <w:color w:val="000000" w:themeColor="text1"/>
          </w:rPr>
          <w:t>a</w:t>
        </w:r>
      </w:ins>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6EB7093B"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þar sem það er talið spyrja frekar um viðhorf til </w:t>
      </w:r>
      <w:r w:rsidRPr="006D272F">
        <w:rPr>
          <w:color w:val="000000" w:themeColor="text1"/>
        </w:rPr>
        <w:t>„</w:t>
      </w:r>
      <w:r w:rsidRPr="006D272F">
        <w:rPr>
          <w:i/>
          <w:iCs/>
          <w:color w:val="000000" w:themeColor="text1"/>
        </w:rPr>
        <w:t>mats tengdu lykilhæfni í menntun í aðalnámskrá</w:t>
      </w:r>
      <w:r w:rsidRPr="006D272F">
        <w:rPr>
          <w:color w:val="000000" w:themeColor="text1"/>
        </w:rPr>
        <w:t>“</w:t>
      </w:r>
      <w:r w:rsidRPr="006D272F">
        <w:rPr>
          <w:rFonts w:eastAsia="Times New Roman"/>
          <w:color w:val="000000" w:themeColor="text1"/>
        </w:rPr>
        <w:t xml:space="preserve">. Áður en </w:t>
      </w:r>
      <w:ins w:id="15" w:author="Aðalheiður Magnúsdóttir - HI" w:date="2023-03-22T10:03:00Z">
        <w:r w:rsidR="00554D12">
          <w:rPr>
            <w:rFonts w:eastAsia="Times New Roman"/>
            <w:color w:val="000000" w:themeColor="text1"/>
          </w:rPr>
          <w:t>lýsandi tölfræði var skoðuð</w:t>
        </w:r>
      </w:ins>
      <w:del w:id="16" w:author="Aðalheiður Magnúsdóttir - HI" w:date="2023-03-22T10:03:00Z">
        <w:r w:rsidRPr="006D272F" w:rsidDel="00554D12">
          <w:rPr>
            <w:rFonts w:eastAsia="Times New Roman"/>
            <w:color w:val="000000" w:themeColor="text1"/>
          </w:rPr>
          <w:delText xml:space="preserve">skoðuð var lýsandi tölfræði </w:delText>
        </w:r>
      </w:del>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del w:id="17" w:author="Aðalheiður Magnúsdóttir - HI" w:date="2023-03-22T10:27:00Z">
        <w:r w:rsidRPr="006D272F" w:rsidDel="00AA30CF">
          <w:rPr>
            <w:rFonts w:eastAsia="Times New Roman"/>
          </w:rPr>
          <w:delText xml:space="preserve">var </w:delText>
        </w:r>
      </w:del>
      <w:ins w:id="18" w:author="Aðalheiður Magnúsdóttir - HI" w:date="2023-03-22T10:27:00Z">
        <w:r w:rsidR="00AA30CF">
          <w:rPr>
            <w:rFonts w:eastAsia="Times New Roman"/>
          </w:rPr>
          <w:t>voru</w:t>
        </w:r>
        <w:r w:rsidR="00AA30CF" w:rsidRPr="006D272F">
          <w:rPr>
            <w:rFonts w:eastAsia="Times New Roman"/>
          </w:rPr>
          <w:t xml:space="preserve"> </w:t>
        </w:r>
      </w:ins>
      <w:r w:rsidRPr="006D272F">
        <w:rPr>
          <w:rFonts w:eastAsia="Times New Roman"/>
        </w:rPr>
        <w:t>gerð</w:t>
      </w:r>
      <w:ins w:id="19" w:author="Aðalheiður Magnúsdóttir - HI" w:date="2023-03-22T10:27:00Z">
        <w:r w:rsidR="00AA30CF">
          <w:rPr>
            <w:rFonts w:eastAsia="Times New Roman"/>
          </w:rPr>
          <w:t>ar</w:t>
        </w:r>
      </w:ins>
      <w:r w:rsidRPr="006D272F">
        <w:rPr>
          <w:rFonts w:eastAsia="Times New Roman"/>
        </w:rPr>
        <w:t xml:space="preserve"> en þátttakendur sem svöruðu engum atriðum voru þó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1E35B5E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xml:space="preserve">“ hjá forsjáraðilum er á milli 0,28 til 0,89 með staðalfrávik á milli 0,31 til 0,5. Meðaltal atriða hjá starfsfólki skóla er 0,31 til 0,91 með staðalfrávik milli 0,29 til 0,5. </w:t>
      </w:r>
      <w:commentRangeStart w:id="20"/>
      <w:commentRangeStart w:id="21"/>
      <w:commentRangeStart w:id="22"/>
      <w:commentRangeStart w:id="23"/>
      <w:r w:rsidRPr="006D272F">
        <w:t xml:space="preserve">Meðaltal á heildaskori fyrir prófhluta er 5,54 af 9 með staðalfrávik uppá 2,12 hjá forsjáraðilum. Meðaltal á heildarskori fyrir starfsfólkskóla er 5,4 af 10 með staðalfrávik uppá 2,18. </w:t>
      </w:r>
      <w:commentRangeEnd w:id="20"/>
      <w:r w:rsidR="00AA30CF">
        <w:rPr>
          <w:rStyle w:val="CommentReference"/>
        </w:rPr>
        <w:commentReference w:id="20"/>
      </w:r>
      <w:commentRangeEnd w:id="21"/>
      <w:r w:rsidR="00AA30CF">
        <w:rPr>
          <w:rStyle w:val="CommentReference"/>
        </w:rPr>
        <w:commentReference w:id="21"/>
      </w:r>
      <w:commentRangeEnd w:id="22"/>
      <w:r w:rsidR="00AA30CF">
        <w:rPr>
          <w:rStyle w:val="CommentReference"/>
        </w:rPr>
        <w:commentReference w:id="22"/>
      </w:r>
      <w:commentRangeEnd w:id="23"/>
      <w:r w:rsidR="00AA30CF">
        <w:rPr>
          <w:rStyle w:val="CommentReference"/>
        </w:rPr>
        <w:commentReference w:id="23"/>
      </w:r>
      <w:r w:rsidRPr="006D272F">
        <w:t>Meðaltal atriða fyrir prófhluta „</w:t>
      </w:r>
      <w:r w:rsidRPr="006D272F">
        <w:rPr>
          <w:rFonts w:eastAsia="Times New Roman"/>
          <w:i/>
          <w:iCs/>
        </w:rPr>
        <w:t>Viðhorf til hlutverk námsmats</w:t>
      </w:r>
      <w:r w:rsidRPr="006D272F">
        <w:rPr>
          <w:rFonts w:eastAsia="Times New Roman"/>
        </w:rPr>
        <w:t>“ hjá forsjáraðilum er á milli 0,7 til 0,95 með staðalfrávik á milli 0,22 til 0,46. Meðaltal atriða hjá starfsfólki skóla er á milli 0,67 til 0,93 með staðalfrávik á milli 0,25 til 0,5.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w:t>
      </w:r>
      <w:commentRangeStart w:id="24"/>
      <w:r w:rsidRPr="006D272F">
        <w:rPr>
          <w:rFonts w:eastAsia="Times New Roman"/>
        </w:rPr>
        <w:t xml:space="preserve">0,73 </w:t>
      </w:r>
      <w:commentRangeEnd w:id="24"/>
      <w:r w:rsidR="00554D12">
        <w:rPr>
          <w:rStyle w:val="CommentReference"/>
        </w:rPr>
        <w:commentReference w:id="24"/>
      </w:r>
      <w:r w:rsidRPr="006D272F">
        <w:rPr>
          <w:rFonts w:eastAsia="Times New Roman"/>
        </w:rPr>
        <w:t xml:space="preserve">með staðalfrávik á milli 0,32 til </w:t>
      </w:r>
      <w:r w:rsidRPr="006D272F">
        <w:rPr>
          <w:rFonts w:eastAsia="Times New Roman"/>
        </w:rPr>
        <w:lastRenderedPageBreak/>
        <w:t>0,44. Meðaltal atriða hjá starfsfólki er 0,69 til 0,87 með staðalfrávik á milli 0,34 til 0,43. Meðaltal á heildarskori fyrir prófhluta er 3,23 með staðalfrávik uppá 1,17 fyrir forsjáraðila. Meðaltal á heildarskor</w:t>
      </w:r>
      <w:ins w:id="25" w:author="Aðalheiður Magnúsdóttir - HI" w:date="2023-03-22T10:04:00Z">
        <w:r w:rsidR="00554D12">
          <w:rPr>
            <w:rFonts w:eastAsia="Times New Roman"/>
          </w:rPr>
          <w:t>i</w:t>
        </w:r>
      </w:ins>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45D64443"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0,82 fyrir </w:t>
      </w:r>
      <w:r w:rsidR="00F93405" w:rsidRPr="006D272F">
        <w:rPr>
          <w:rFonts w:eastAsia="Times New Roman"/>
          <w:i/>
          <w:iCs/>
        </w:rPr>
        <w:t>forsjáraðila</w:t>
      </w:r>
      <w:r w:rsidR="00F93405" w:rsidRPr="006D272F">
        <w:rPr>
          <w:rFonts w:eastAsia="Times New Roman"/>
        </w:rPr>
        <w:t xml:space="preserve"> og 0,77 fyrir </w:t>
      </w:r>
      <w:r w:rsidR="00F93405" w:rsidRPr="006D272F">
        <w:rPr>
          <w:rFonts w:eastAsia="Times New Roman"/>
          <w:i/>
          <w:iCs/>
        </w:rPr>
        <w:t>starfsfólk</w:t>
      </w:r>
      <w:r w:rsidR="00F93405" w:rsidRPr="006D272F">
        <w:rPr>
          <w:rFonts w:eastAsia="Times New Roman"/>
        </w:rPr>
        <w:t xml:space="preserve"> skóla en stuðull &gt; 0,7 bendir til að áreiðanleiki sé viðunandi </w:t>
      </w:r>
      <w:del w:id="26" w:author="Aðalheiður Magnúsdóttir - HI" w:date="2023-03-22T10:05:00Z">
        <w:r w:rsidR="00F93405" w:rsidRPr="006D272F" w:rsidDel="00554D12">
          <w:rPr>
            <w:color w:val="000000" w:themeColor="text1"/>
          </w:rPr>
          <w:delText xml:space="preserve"> </w:delText>
        </w:r>
      </w:del>
      <w:r w:rsidR="00F93405" w:rsidRPr="006D272F">
        <w:rPr>
          <w:color w:val="000000" w:themeColor="text1"/>
        </w:rPr>
        <w:t>(Devellis, 2012)</w:t>
      </w:r>
      <w:r w:rsidR="00F93405" w:rsidRPr="006D272F">
        <w:rPr>
          <w:rFonts w:eastAsia="Times New Roman"/>
        </w:rPr>
        <w:t>. Hinsvegar ef skoðaðir er</w:t>
      </w:r>
      <w:ins w:id="27" w:author="Aðalheiður Magnúsdóttir - HI" w:date="2023-03-22T10:05:00Z">
        <w:r w:rsidR="00554D12">
          <w:rPr>
            <w:rFonts w:eastAsia="Times New Roman"/>
          </w:rPr>
          <w:t>u</w:t>
        </w:r>
      </w:ins>
      <w:r w:rsidR="00F93405" w:rsidRPr="006D272F">
        <w:rPr>
          <w:rFonts w:eastAsia="Times New Roman"/>
        </w:rPr>
        <w:t xml:space="preserve"> áreiðanleikastuðlar einstakra prófhluta eru flestir prófhlutar rétt yfir áreiðanleikamörk</w:t>
      </w:r>
      <w:ins w:id="28" w:author="Aðalheiður Magnúsdóttir - HI" w:date="2023-03-22T10:05:00Z">
        <w:r w:rsidR="00554D12">
          <w:rPr>
            <w:rFonts w:eastAsia="Times New Roman"/>
          </w:rPr>
          <w:t>um</w:t>
        </w:r>
      </w:ins>
      <w:r w:rsidR="00F93405" w:rsidRPr="006D272F">
        <w:rPr>
          <w:rFonts w:eastAsia="Times New Roman"/>
        </w:rPr>
        <w:t>. Áreiðanleikastuðull er 0,7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commentRangeStart w:id="29"/>
      <w:r w:rsidR="00F93405" w:rsidRPr="006D272F">
        <w:rPr>
          <w:rFonts w:eastAsia="Times New Roman"/>
          <w:i/>
          <w:iCs/>
        </w:rPr>
        <w:t>forsjáraðilum</w:t>
      </w:r>
      <w:r w:rsidR="00F93405" w:rsidRPr="006D272F">
        <w:rPr>
          <w:rFonts w:eastAsia="Times New Roman"/>
        </w:rPr>
        <w:t xml:space="preserve"> </w:t>
      </w:r>
      <w:commentRangeEnd w:id="29"/>
      <w:r w:rsidR="00AA30CF">
        <w:rPr>
          <w:rStyle w:val="CommentReference"/>
        </w:rPr>
        <w:commentReference w:id="29"/>
      </w:r>
      <w:r w:rsidR="00F93405" w:rsidRPr="006D272F">
        <w:rPr>
          <w:rFonts w:eastAsia="Times New Roman"/>
        </w:rPr>
        <w:t xml:space="preserve">en 0,64 hjá </w:t>
      </w:r>
      <w:r w:rsidR="00F93405" w:rsidRPr="006D272F">
        <w:rPr>
          <w:rFonts w:eastAsia="Times New Roman"/>
          <w:i/>
          <w:iCs/>
        </w:rPr>
        <w:t>starfsfólki skóla</w:t>
      </w:r>
      <w:r w:rsidR="00F93405" w:rsidRPr="006D272F">
        <w:rPr>
          <w:rFonts w:eastAsia="Times New Roman"/>
        </w:rPr>
        <w:t>.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0,74 og 0,72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hjá </w:t>
      </w:r>
      <w:r w:rsidR="00F93405" w:rsidRPr="006D272F">
        <w:rPr>
          <w:rFonts w:eastAsia="Times New Roman"/>
          <w:i/>
          <w:iCs/>
        </w:rPr>
        <w:t>forsjáraðilum</w:t>
      </w:r>
      <w:r w:rsidR="00F93405" w:rsidRPr="006D272F">
        <w:rPr>
          <w:rFonts w:eastAsia="Times New Roman"/>
        </w:rPr>
        <w:t xml:space="preserve"> er 0,75 og hjá </w:t>
      </w:r>
      <w:r w:rsidR="00F93405" w:rsidRPr="006D272F">
        <w:rPr>
          <w:rFonts w:eastAsia="Times New Roman"/>
          <w:i/>
          <w:iCs/>
        </w:rPr>
        <w:t>starfsfólki skóla</w:t>
      </w:r>
      <w:r w:rsidR="00F93405" w:rsidRPr="006D272F">
        <w:rPr>
          <w:rFonts w:eastAsia="Times New Roman"/>
        </w:rPr>
        <w:t xml:space="preserve"> 0,77.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347"/>
        <w:gridCol w:w="1435"/>
        <w:gridCol w:w="1208"/>
        <w:gridCol w:w="1648"/>
        <w:gridCol w:w="1388"/>
      </w:tblGrid>
      <w:tr w:rsidR="00AE281C" w:rsidRPr="006D272F" w14:paraId="22E6779E" w14:textId="77777777" w:rsidTr="00AA4881">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AA4881">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AA4881">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p>
        </w:tc>
        <w:tc>
          <w:tcPr>
            <w:tcW w:w="669" w:type="pct"/>
            <w:tcBorders>
              <w:top w:val="nil"/>
              <w:left w:val="nil"/>
              <w:bottom w:val="single" w:sz="8" w:space="0" w:color="000000"/>
              <w:right w:val="nil"/>
            </w:tcBorders>
            <w:shd w:val="clear" w:color="auto" w:fill="auto"/>
            <w:noWrap/>
            <w:hideMark/>
          </w:tcPr>
          <w:p w14:paraId="28C9072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Sf</w:t>
            </w:r>
          </w:p>
        </w:tc>
        <w:tc>
          <w:tcPr>
            <w:tcW w:w="913" w:type="pct"/>
            <w:tcBorders>
              <w:top w:val="nil"/>
              <w:left w:val="nil"/>
              <w:bottom w:val="single" w:sz="8" w:space="0" w:color="000000"/>
              <w:right w:val="nil"/>
            </w:tcBorders>
            <w:shd w:val="clear" w:color="auto" w:fill="auto"/>
            <w:noWrap/>
            <w:hideMark/>
          </w:tcPr>
          <w:p w14:paraId="43237C7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p>
        </w:tc>
        <w:tc>
          <w:tcPr>
            <w:tcW w:w="769" w:type="pct"/>
            <w:tcBorders>
              <w:top w:val="nil"/>
              <w:left w:val="nil"/>
              <w:bottom w:val="single" w:sz="8" w:space="0" w:color="000000"/>
              <w:right w:val="nil"/>
            </w:tcBorders>
            <w:shd w:val="clear" w:color="auto" w:fill="auto"/>
            <w:noWrap/>
            <w:hideMark/>
          </w:tcPr>
          <w:p w14:paraId="4369D3C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Sf</w:t>
            </w:r>
          </w:p>
        </w:tc>
      </w:tr>
      <w:tr w:rsidR="00AE281C" w:rsidRPr="006D272F" w14:paraId="4C03D103" w14:textId="77777777" w:rsidTr="00AA4881">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AA4881">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AA4881">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AA4881">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AA4881">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AA4881">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AA4881">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AA4881">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AA4881">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AA4881">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AA4881">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AA4881">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AA4881">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AA4881">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AA4881">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AA4881">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AA4881">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AA4881">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AA4881">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AA4881">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AA4881">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AA4881">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AA4881">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AA4881">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AA4881">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AA4881">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AA4881">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AA4881">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AA4881">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AA4881">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AA4881">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AA4881">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AA4881">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AA4881">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08A25120"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svarferlalíkan til þess að meta viðhorf þátttakenda 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01667B41"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3E85C534" w14:textId="22DEA647" w:rsidR="00FC2093" w:rsidRPr="006D272F" w:rsidRDefault="00810B5A" w:rsidP="00017B96">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w:t>
            </w:r>
            <w:r w:rsidR="00584816" w:rsidRPr="006D272F">
              <w:rPr>
                <w:rFonts w:eastAsia="Times New Roman"/>
                <w:color w:val="000000"/>
                <w:lang w:eastAsia="en-GB"/>
              </w:rPr>
              <w:t>Mát reiknað útfrá núll líkani.</w:t>
            </w:r>
            <w:r w:rsidRPr="006D272F">
              <w:rPr>
                <w:rFonts w:eastAsia="Times New Roman"/>
                <w:color w:val="000000"/>
                <w:lang w:eastAsia="en-GB"/>
              </w:rPr>
              <w:t xml:space="preserve"> </w:t>
            </w:r>
          </w:p>
        </w:tc>
      </w:tr>
    </w:tbl>
    <w:p w14:paraId="6D42F211" w14:textId="5D998F5C"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 xml:space="preserve">5 til ,08. Einnig eru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ins w:id="30" w:author="Aðalheiður Magnúsdóttir - HI" w:date="2023-03-22T10:06:00Z">
        <w:r w:rsidR="00554D12">
          <w:rPr>
            <w:color w:val="000000" w:themeColor="text1"/>
          </w:rPr>
          <w:t>u</w:t>
        </w:r>
      </w:ins>
      <w:del w:id="31" w:author="Aðalheiður Magnúsdóttir - HI" w:date="2023-03-22T10:06:00Z">
        <w:r w:rsidR="001B710B" w:rsidRPr="006D272F" w:rsidDel="00554D12">
          <w:rPr>
            <w:color w:val="000000" w:themeColor="text1"/>
          </w:rPr>
          <w:delText>a</w:delText>
        </w:r>
      </w:del>
      <w:r w:rsidR="001B710B" w:rsidRPr="006D272F">
        <w:rPr>
          <w:color w:val="000000" w:themeColor="text1"/>
        </w:rPr>
        <w:t>ð er</w:t>
      </w:r>
      <w:ins w:id="32" w:author="Aðalheiður Magnúsdóttir - HI" w:date="2023-03-22T10:32:00Z">
        <w:r w:rsidR="005B38D3">
          <w:rPr>
            <w:color w:val="000000" w:themeColor="text1"/>
          </w:rPr>
          <w:t>u</w:t>
        </w:r>
      </w:ins>
      <w:r w:rsidR="001B710B" w:rsidRPr="006D272F">
        <w:rPr>
          <w:color w:val="000000" w:themeColor="text1"/>
        </w:rPr>
        <w:t xml:space="preserve"> krítísku gildin úr kí-kvaðrat dreifingu með 5 og 27 frígráðum fáum við gildin 11,08 og 40,113. Bæði gildin</w:t>
      </w:r>
      <w:del w:id="33" w:author="Aðalheiður Magnúsdóttir - HI" w:date="2023-03-22T10:06:00Z">
        <w:r w:rsidR="001B710B" w:rsidRPr="006D272F" w:rsidDel="00554D12">
          <w:rPr>
            <w:color w:val="000000" w:themeColor="text1"/>
          </w:rPr>
          <w:delText>n</w:delText>
        </w:r>
      </w:del>
      <w:r w:rsidR="001B710B" w:rsidRPr="006D272F">
        <w:rPr>
          <w:color w:val="000000" w:themeColor="text1"/>
        </w:rPr>
        <w:t xml:space="preserve">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ins w:id="34" w:author="Aðalheiður Magnúsdóttir - HI" w:date="2023-03-22T10:06:00Z">
        <w:r w:rsidR="00554D12">
          <w:rPr>
            <w:color w:val="000000" w:themeColor="text1"/>
          </w:rPr>
          <w:t>oru</w:t>
        </w:r>
      </w:ins>
      <w:del w:id="35" w:author="Aðalheiður Magnúsdóttir - HI" w:date="2023-03-22T10:06:00Z">
        <w:r w:rsidR="00017B96" w:rsidRPr="006D272F" w:rsidDel="00554D12">
          <w:rPr>
            <w:color w:val="000000" w:themeColor="text1"/>
          </w:rPr>
          <w:delText>ar</w:delText>
        </w:r>
      </w:del>
      <w:r w:rsidR="00017B96" w:rsidRPr="006D272F">
        <w:rPr>
          <w:color w:val="000000" w:themeColor="text1"/>
        </w:rPr>
        <w:t xml:space="preserve"> reiknað</w:t>
      </w:r>
      <w:ins w:id="36" w:author="Aðalheiður Magnúsdóttir - HI" w:date="2023-03-22T10:06:00Z">
        <w:r w:rsidR="00554D12">
          <w:rPr>
            <w:color w:val="000000" w:themeColor="text1"/>
          </w:rPr>
          <w:t>ir</w:t>
        </w:r>
      </w:ins>
      <w:r w:rsidR="00017B96" w:rsidRPr="006D272F">
        <w:rPr>
          <w:color w:val="000000" w:themeColor="text1"/>
        </w:rPr>
        <w:t xml:space="preserve"> mátstuðla</w:t>
      </w:r>
      <w:ins w:id="37" w:author="Aðalheiður Magnúsdóttir - HI" w:date="2023-03-22T10:06:00Z">
        <w:r w:rsidR="00554D12">
          <w:rPr>
            <w:color w:val="000000" w:themeColor="text1"/>
          </w:rPr>
          <w:t>r</w:t>
        </w:r>
      </w:ins>
      <w:r w:rsidR="00017B96" w:rsidRPr="006D272F">
        <w:rPr>
          <w:color w:val="000000" w:themeColor="text1"/>
        </w:rPr>
        <w:t xml:space="preserve"> fyrir það líkan </w:t>
      </w:r>
      <w:del w:id="38" w:author="Aðalheiður Magnúsdóttir - HI" w:date="2023-03-22T10:07:00Z">
        <w:r w:rsidR="00810B5A" w:rsidRPr="006D272F" w:rsidDel="00554D12">
          <w:rPr>
            <w:color w:val="000000" w:themeColor="text1"/>
          </w:rPr>
          <w:delText xml:space="preserve"> </w:delText>
        </w:r>
      </w:del>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ins w:id="39" w:author="Aðalheiður Magnúsdóttir - HI" w:date="2023-03-22T10:07:00Z">
        <w:r w:rsidR="00554D12">
          <w:rPr>
            <w:color w:val="000000" w:themeColor="text1"/>
          </w:rPr>
          <w:t xml:space="preserve"> </w:t>
        </w:r>
      </w:ins>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154"/>
        <w:gridCol w:w="1834"/>
        <w:gridCol w:w="1834"/>
        <w:gridCol w:w="1603"/>
        <w:gridCol w:w="1601"/>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016" w:type="pct"/>
            <w:tcBorders>
              <w:top w:val="nil"/>
              <w:left w:val="nil"/>
              <w:bottom w:val="single" w:sz="8" w:space="0" w:color="auto"/>
              <w:right w:val="nil"/>
            </w:tcBorders>
            <w:shd w:val="clear" w:color="auto" w:fill="auto"/>
            <w:noWrap/>
            <w:vAlign w:val="center"/>
            <w:hideMark/>
          </w:tcPr>
          <w:p w14:paraId="7D93B4C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888" w:type="pct"/>
            <w:tcBorders>
              <w:top w:val="nil"/>
              <w:left w:val="nil"/>
              <w:bottom w:val="single" w:sz="8" w:space="0" w:color="auto"/>
              <w:right w:val="nil"/>
            </w:tcBorders>
            <w:shd w:val="clear" w:color="auto" w:fill="auto"/>
            <w:noWrap/>
            <w:vAlign w:val="center"/>
            <w:hideMark/>
          </w:tcPr>
          <w:p w14:paraId="268C723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888" w:type="pct"/>
            <w:tcBorders>
              <w:top w:val="nil"/>
              <w:left w:val="nil"/>
              <w:bottom w:val="single" w:sz="8" w:space="0" w:color="auto"/>
              <w:right w:val="nil"/>
            </w:tcBorders>
            <w:shd w:val="clear" w:color="auto" w:fill="auto"/>
            <w:noWrap/>
            <w:vAlign w:val="center"/>
            <w:hideMark/>
          </w:tcPr>
          <w:p w14:paraId="750796E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h2</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688AAA4C"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þátttakenda 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ins w:id="40" w:author="Aðalheiður Magnúsdóttir - HI" w:date="2023-03-22T10:07:00Z">
        <w:r w:rsidR="00554D12">
          <w:rPr>
            <w:color w:val="000000" w:themeColor="text1"/>
          </w:rPr>
          <w:t>.</w:t>
        </w:r>
      </w:ins>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w:t>
      </w:r>
      <w:r w:rsidRPr="006D272F">
        <w:rPr>
          <w:color w:val="000000" w:themeColor="text1"/>
        </w:rPr>
        <w:lastRenderedPageBreak/>
        <w:t xml:space="preserve">að þessi spurning 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20057DA0"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færni þátttakanda</w:t>
      </w:r>
      <w:r w:rsidR="00A33AE6" w:rsidRPr="006D272F">
        <w:rPr>
          <w:color w:val="000000" w:themeColor="text1"/>
        </w:rPr>
        <w:t xml:space="preserve"> með þeta dreifingu</w:t>
      </w:r>
      <w:r w:rsidR="00F92EA9" w:rsidRPr="006D272F">
        <w:rPr>
          <w:color w:val="000000" w:themeColor="text1"/>
        </w:rPr>
        <w:t xml:space="preserve">, hinsvegar er vert að nefna að í þessu tilviki verður undirliggjandi færni túlkuð sem viðhorf </w:t>
      </w:r>
      <w:r w:rsidR="00F92EA9" w:rsidRPr="006D272F">
        <w:rPr>
          <w:color w:val="000000" w:themeColor="text1"/>
        </w:rPr>
        <w:lastRenderedPageBreak/>
        <w:t>gagnvart prófhluta</w:t>
      </w:r>
      <w:r w:rsidR="00A33AE6" w:rsidRPr="006D272F">
        <w:rPr>
          <w:color w:val="000000" w:themeColor="text1"/>
        </w:rPr>
        <w:t xml:space="preserve">. </w:t>
      </w:r>
      <w:r w:rsidR="006613A3" w:rsidRPr="006D272F">
        <w:rPr>
          <w:color w:val="000000" w:themeColor="text1"/>
        </w:rPr>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verða hlutskipti 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0825EFE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commentRangeStart w:id="41"/>
      <w:r w:rsidR="00EF278E" w:rsidRPr="006D272F">
        <w:rPr>
          <w:color w:val="000000" w:themeColor="text1"/>
        </w:rPr>
        <w:t>hlutskipti milli hópa</w:t>
      </w:r>
      <w:r w:rsidR="002D3340" w:rsidRPr="006D272F">
        <w:rPr>
          <w:color w:val="000000" w:themeColor="text1"/>
        </w:rPr>
        <w:t xml:space="preserve"> </w:t>
      </w:r>
      <w:commentRangeEnd w:id="41"/>
      <w:r w:rsidR="00554D12">
        <w:rPr>
          <w:rStyle w:val="CommentReference"/>
        </w:rPr>
        <w:commentReference w:id="41"/>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ins w:id="42" w:author="Aðalheiður Magnúsdóttir - HI" w:date="2023-03-22T10:34:00Z">
        <w:r w:rsidR="005B38D3">
          <w:rPr>
            <w:color w:val="000000" w:themeColor="text1"/>
          </w:rPr>
          <w:t xml:space="preserve"> endurspeglar</w:t>
        </w:r>
      </w:ins>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hlutskipti</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729813AF"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 xml:space="preserve">sýnir enga aðgreiningu, þetta má sjá í töflu 5. þar sem aðgreiningarstuðull (a1) er ,039 og þyngdarstuðlar eru á bilinu -50 til </w:t>
      </w:r>
      <w:del w:id="43" w:author="Aðalheiður Magnúsdóttir - HI" w:date="2023-03-22T10:09:00Z">
        <w:r w:rsidRPr="006D272F" w:rsidDel="00554D12">
          <w:rPr>
            <w:color w:val="000000" w:themeColor="text1"/>
          </w:rPr>
          <w:delText>+</w:delText>
        </w:r>
      </w:del>
      <w:r w:rsidRPr="006D272F">
        <w:rPr>
          <w:color w:val="000000" w:themeColor="text1"/>
        </w:rPr>
        <w:t>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Pr="006D272F">
        <w:rPr>
          <w:color w:val="000000" w:themeColor="text1"/>
        </w:rPr>
        <w:t xml:space="preserve">þó </w:t>
      </w:r>
      <w:r w:rsidR="00C151D9" w:rsidRPr="006D272F">
        <w:rPr>
          <w:color w:val="000000" w:themeColor="text1"/>
        </w:rPr>
        <w:t xml:space="preserve">ennþá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ins w:id="44" w:author="Aðalheiður Magnúsdóttir - HI" w:date="2023-03-22T10:34:00Z">
        <w:r w:rsidR="005B38D3">
          <w:rPr>
            <w:color w:val="000000" w:themeColor="text1"/>
          </w:rPr>
          <w:t>u</w:t>
        </w:r>
      </w:ins>
      <w:del w:id="45" w:author="Aðalheiður Magnúsdóttir - HI" w:date="2023-03-22T10:34:00Z">
        <w:r w:rsidR="007F143F" w:rsidRPr="006D272F" w:rsidDel="005B38D3">
          <w:rPr>
            <w:color w:val="000000" w:themeColor="text1"/>
          </w:rPr>
          <w:delText>a</w:delText>
        </w:r>
      </w:del>
      <w:r w:rsidR="007F143F" w:rsidRPr="006D272F">
        <w:rPr>
          <w:color w:val="000000" w:themeColor="text1"/>
        </w:rPr>
        <w:t>ð</w:t>
      </w:r>
      <w:r w:rsidR="00A33AE6" w:rsidRPr="006D272F">
        <w:rPr>
          <w:color w:val="000000" w:themeColor="text1"/>
        </w:rPr>
        <w:t xml:space="preserve"> fylgni á milli viðhorf í þeta dreifingu og heildarsummu þátttakenda </w:t>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06047F1B" w:rsidR="00D434CD" w:rsidRPr="006D272F" w:rsidRDefault="00A33AE6" w:rsidP="005E5964">
      <w:pPr>
        <w:ind w:firstLine="0"/>
        <w:rPr>
          <w:color w:val="000000" w:themeColor="text1"/>
        </w:rPr>
      </w:pPr>
      <w:r w:rsidRPr="006D272F">
        <w:rPr>
          <w:color w:val="000000" w:themeColor="text1"/>
        </w:rPr>
        <w:t xml:space="preserve">með því að reikna saman svör þátttakenda,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Á mynd 4 má sjá dreifingu þátttakenda m.t.t. heildarskors. Dreifingin bendir til þess að dreifingin sé að ná normaldreifingu þar sem flestir þátttakendur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7FBBBF95"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 þátttakenda á þeta.</w:t>
      </w:r>
    </w:p>
    <w:p w14:paraId="57319D8D" w14:textId="77777777" w:rsidR="00D434CD" w:rsidRPr="006D272F" w:rsidRDefault="00D434CD" w:rsidP="004F4F52">
      <w:pPr>
        <w:ind w:firstLine="0"/>
      </w:pPr>
    </w:p>
    <w:p w14:paraId="7ACC088C" w14:textId="6CD08358" w:rsidR="00D434CD" w:rsidRPr="006D272F" w:rsidRDefault="004F4F52" w:rsidP="005E5964">
      <w:pPr>
        <w:ind w:firstLine="0"/>
      </w:pPr>
      <w:r w:rsidRPr="006D272F">
        <w:lastRenderedPageBreak/>
        <w:t>Á mynd 5</w:t>
      </w:r>
      <w:del w:id="46" w:author="Aðalheiður Magnúsdóttir - HI" w:date="2023-03-22T10:10:00Z">
        <w:r w:rsidRPr="006D272F" w:rsidDel="00554D12">
          <w:delText>.</w:delText>
        </w:r>
      </w:del>
      <w:r w:rsidRPr="006D272F">
        <w:t xml:space="preserve"> </w:t>
      </w:r>
      <w:commentRangeStart w:id="47"/>
      <w:ins w:id="48" w:author="Aðalheiður Magnúsdóttir - HI" w:date="2023-03-22T10:10:00Z">
        <w:r w:rsidR="00554D12">
          <w:t>sést</w:t>
        </w:r>
      </w:ins>
      <w:del w:id="49" w:author="Aðalheiður Magnúsdóttir - HI" w:date="2023-03-22T10:10:00Z">
        <w:r w:rsidRPr="006D272F" w:rsidDel="00554D12">
          <w:delText xml:space="preserve">Sjáum </w:delText>
        </w:r>
      </w:del>
      <w:commentRangeEnd w:id="47"/>
      <w:r w:rsidR="00554D12">
        <w:rPr>
          <w:rStyle w:val="CommentReference"/>
        </w:rPr>
        <w:commentReference w:id="47"/>
      </w:r>
      <w:del w:id="50" w:author="Aðalheiður Magnúsdóttir - HI" w:date="2023-03-22T10:10:00Z">
        <w:r w:rsidRPr="006D272F" w:rsidDel="00554D12">
          <w:delText>við</w:delText>
        </w:r>
      </w:del>
      <w:r w:rsidRPr="006D272F">
        <w:t xml:space="preserve"> að viðhorf þátttakenda nær næstum því normaldreifingu.</w:t>
      </w:r>
      <w:r w:rsidR="00D434CD" w:rsidRPr="006D272F">
        <w:t xml:space="preserve"> Ef </w:t>
      </w:r>
      <w:ins w:id="51" w:author="Aðalheiður Magnúsdóttir - HI" w:date="2023-03-22T10:10:00Z">
        <w:r w:rsidR="00554D12">
          <w:t>myndin er skoðuð</w:t>
        </w:r>
      </w:ins>
      <w:del w:id="52" w:author="Aðalheiður Magnúsdóttir - HI" w:date="2023-03-22T10:10:00Z">
        <w:r w:rsidR="00D434CD" w:rsidRPr="006D272F" w:rsidDel="00554D12">
          <w:delText>skoðað myndina</w:delText>
        </w:r>
      </w:del>
      <w:r w:rsidR="00D434CD" w:rsidRPr="006D272F">
        <w:t xml:space="preserve"> með tilliti til þyngdarþröskulda líkansins, sjá töflu 5, má sjá að flestir þátttakendur í báðum hópunum eru tiltölega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1DAA4F8"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þátttakenda </w:t>
      </w:r>
      <w:r w:rsidR="00E90C03" w:rsidRPr="006D272F">
        <w:rPr>
          <w:i/>
          <w:iCs/>
          <w:color w:val="000000" w:themeColor="text1"/>
        </w:rPr>
        <w:t xml:space="preserve">í </w:t>
      </w:r>
      <w:r w:rsidR="004F4F52" w:rsidRPr="006D272F">
        <w:rPr>
          <w:i/>
          <w:iCs/>
          <w:color w:val="000000" w:themeColor="text1"/>
        </w:rPr>
        <w:t>prófhluta A.</w:t>
      </w:r>
    </w:p>
    <w:p w14:paraId="59C49220" w14:textId="6762F9FD" w:rsidR="00D434CD" w:rsidRPr="006D272F" w:rsidDel="00554D12" w:rsidRDefault="00D434CD" w:rsidP="005E5964">
      <w:pPr>
        <w:ind w:firstLine="0"/>
        <w:rPr>
          <w:del w:id="53" w:author="Aðalheiður Magnúsdóttir - HI" w:date="2023-03-22T10:11:00Z"/>
          <w:color w:val="000000" w:themeColor="text1"/>
        </w:rPr>
      </w:pPr>
      <w:r w:rsidRPr="006D272F">
        <w:rPr>
          <w:color w:val="000000" w:themeColor="text1"/>
        </w:rPr>
        <w:t xml:space="preserve">Á mynd </w:t>
      </w:r>
      <w:r w:rsidR="00F93405" w:rsidRPr="006D272F">
        <w:rPr>
          <w:color w:val="000000" w:themeColor="text1"/>
        </w:rPr>
        <w:t>6</w:t>
      </w:r>
      <w:del w:id="54" w:author="Aðalheiður Magnúsdóttir - HI" w:date="2023-03-22T10:11:00Z">
        <w:r w:rsidR="00F93405" w:rsidRPr="006D272F" w:rsidDel="00554D12">
          <w:rPr>
            <w:color w:val="000000" w:themeColor="text1"/>
          </w:rPr>
          <w:delText>.</w:delText>
        </w:r>
      </w:del>
      <w:r w:rsidRPr="006D272F">
        <w:rPr>
          <w:color w:val="000000" w:themeColor="text1"/>
        </w:rPr>
        <w:t xml:space="preserve"> </w:t>
      </w:r>
      <w:ins w:id="55" w:author="Aðalheiður Magnúsdóttir - HI" w:date="2023-03-22T10:11:00Z">
        <w:r w:rsidR="00554D12">
          <w:rPr>
            <w:color w:val="000000" w:themeColor="text1"/>
          </w:rPr>
          <w:t>m</w:t>
        </w:r>
      </w:ins>
      <w:del w:id="56" w:author="Aðalheiður Magnúsdóttir - HI" w:date="2023-03-22T10:11:00Z">
        <w:r w:rsidRPr="006D272F" w:rsidDel="00554D12">
          <w:rPr>
            <w:color w:val="000000" w:themeColor="text1"/>
          </w:rPr>
          <w:delText>M</w:delText>
        </w:r>
      </w:del>
      <w:r w:rsidRPr="006D272F">
        <w:rPr>
          <w:color w:val="000000" w:themeColor="text1"/>
        </w:rPr>
        <w:t>á s</w:t>
      </w:r>
      <w:r w:rsidR="005E5964" w:rsidRPr="006D272F">
        <w:rPr>
          <w:color w:val="000000" w:themeColor="text1"/>
        </w:rPr>
        <w:t xml:space="preserve">já hvernig staðalvilla viðhorfs hjá þátttakendum dreifist með tilliti til viðhorfi þátttakenda. Þar má sjá að líkanið nær að skýra staðalvillu betur hjá þeim þátttakendum sem eru á bilinu -2 til ,5. Það er þó vert að benda á að það mjá einnig sjá þó </w:t>
      </w:r>
      <w:r w:rsidR="005E5964" w:rsidRPr="006D272F">
        <w:rPr>
          <w:color w:val="000000" w:themeColor="text1"/>
        </w:rPr>
        <w:lastRenderedPageBreak/>
        <w:t xml:space="preserve">nokkra dreifingu þar. Þá má einnig sjá að út fyrir þetta bil þá stigmagnast staðalvillan sem bendir til þess að líkanið nær ekki jafnvel utan um þá sem lenda ekki á þessu tiltekna bili.  </w:t>
      </w:r>
    </w:p>
    <w:p w14:paraId="36BD0C61" w14:textId="774E5416" w:rsidR="004F4F52" w:rsidRPr="006D272F" w:rsidDel="00554D12" w:rsidRDefault="004F4F52" w:rsidP="00554D12">
      <w:pPr>
        <w:ind w:firstLine="0"/>
        <w:rPr>
          <w:del w:id="57" w:author="Aðalheiður Magnúsdóttir - HI" w:date="2023-03-22T10:11:00Z"/>
          <w:b/>
          <w:bCs/>
          <w:color w:val="000000" w:themeColor="text1"/>
        </w:rPr>
        <w:pPrChange w:id="58" w:author="Aðalheiður Magnúsdóttir - HI" w:date="2023-03-22T10:11:00Z">
          <w:pPr>
            <w:spacing w:line="360" w:lineRule="auto"/>
            <w:ind w:firstLine="0"/>
          </w:pPr>
        </w:pPrChange>
      </w:pPr>
    </w:p>
    <w:p w14:paraId="114955D2" w14:textId="77777777" w:rsidR="00D434CD" w:rsidRPr="006D272F" w:rsidRDefault="00D434CD" w:rsidP="004F4F52">
      <w:pPr>
        <w:spacing w:line="360" w:lineRule="auto"/>
        <w:ind w:firstLine="0"/>
        <w:rPr>
          <w:b/>
          <w:bCs/>
          <w:color w:val="000000" w:themeColor="text1"/>
        </w:rPr>
      </w:pP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16A52F1C"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þátttakenda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41930B5B" w:rsidR="002D0511" w:rsidRPr="006D272F" w:rsidRDefault="002D0511" w:rsidP="00F93405">
      <w:pPr>
        <w:rPr>
          <w:color w:val="000000" w:themeColor="text1"/>
        </w:rPr>
      </w:pPr>
      <w:r w:rsidRPr="006D272F">
        <w:t>Útbúi</w:t>
      </w:r>
      <w:ins w:id="59" w:author="Aðalheiður Magnúsdóttir - HI" w:date="2023-03-22T10:11:00Z">
        <w:r w:rsidR="00554D12">
          <w:t>n</w:t>
        </w:r>
      </w:ins>
      <w:del w:id="60" w:author="Aðalheiður Magnúsdóttir - HI" w:date="2023-03-22T10:11:00Z">
        <w:r w:rsidRPr="006D272F" w:rsidDel="00554D12">
          <w:delText>ð</w:delText>
        </w:r>
      </w:del>
      <w:r w:rsidRPr="006D272F">
        <w:t xml:space="preserve"> v</w:t>
      </w:r>
      <w:ins w:id="61" w:author="Aðalheiður Magnúsdóttir - HI" w:date="2023-03-22T10:11:00Z">
        <w:r w:rsidR="00554D12">
          <w:t>oru</w:t>
        </w:r>
      </w:ins>
      <w:del w:id="62" w:author="Aðalheiður Magnúsdóttir - HI" w:date="2023-03-22T10:11:00Z">
        <w:r w:rsidRPr="006D272F" w:rsidDel="00554D12">
          <w:delText>ar</w:delText>
        </w:r>
      </w:del>
      <w:r w:rsidRPr="006D272F">
        <w:t xml:space="preserve"> </w:t>
      </w:r>
      <w:r w:rsidR="00756D39" w:rsidRPr="006D272F">
        <w:t xml:space="preserve">tvö </w:t>
      </w:r>
      <w:r w:rsidRPr="006D272F">
        <w:t>tveggjastika (2PL) svarferlalík</w:t>
      </w:r>
      <w:r w:rsidR="00756D39" w:rsidRPr="006D272F">
        <w:t xml:space="preserve">ön </w:t>
      </w:r>
      <w:r w:rsidRPr="006D272F">
        <w:t>til þess að meta viðhorf þátttakenda 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líkananna fyrir prófhluta B</w:t>
      </w:r>
      <w:del w:id="63" w:author="Aðalheiður Magnúsdóttir - HI" w:date="2023-03-22T10:11:00Z">
        <w:r w:rsidR="001246FC" w:rsidRPr="006D272F" w:rsidDel="00554D12">
          <w:rPr>
            <w:color w:val="000000" w:themeColor="text1"/>
          </w:rPr>
          <w:delText>.</w:delText>
        </w:r>
      </w:del>
      <w:r w:rsidR="001246FC" w:rsidRPr="006D272F">
        <w:rPr>
          <w:color w:val="000000" w:themeColor="text1"/>
        </w:rPr>
        <w:t xml:space="preserve">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Pr="006D272F">
              <w:rPr>
                <w:rFonts w:eastAsia="Times New Roman"/>
                <w:b/>
                <w:bCs/>
                <w:color w:val="000000"/>
                <w:lang w:eastAsia="en-GB"/>
              </w:rPr>
              <w:t>6</w:t>
            </w:r>
            <w:r w:rsidRPr="006D272F">
              <w:rPr>
                <w:rFonts w:eastAsia="Times New Roman"/>
                <w:b/>
                <w:bCs/>
                <w:color w:val="000000"/>
                <w:lang w:eastAsia="en-GB"/>
              </w:rPr>
              <w:t>.</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16CF8F56"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bl>
    <w:p w14:paraId="26D1CD8B" w14:textId="2640A76B" w:rsidR="002D0511" w:rsidRPr="006D272F" w:rsidRDefault="002D0511" w:rsidP="002D0511">
      <w:pPr>
        <w:ind w:firstLine="0"/>
      </w:pPr>
    </w:p>
    <w:p w14:paraId="30B2AEAB" w14:textId="600CDFDD" w:rsidR="00B81BF8" w:rsidRPr="006D272F" w:rsidRDefault="002D0511" w:rsidP="00913387">
      <w:pPr>
        <w:ind w:firstLine="0"/>
        <w:rPr>
          <w:color w:val="000000" w:themeColor="text1"/>
        </w:rPr>
      </w:pPr>
      <w:r w:rsidRPr="006D272F">
        <w:rPr>
          <w:color w:val="000000" w:themeColor="text1"/>
        </w:rPr>
        <w:t>Mátstuðlar fyrir bæði</w:t>
      </w:r>
      <w:ins w:id="64" w:author="Aðalheiður Magnúsdóttir - HI" w:date="2023-03-22T10:11:00Z">
        <w:r w:rsidR="00554D12">
          <w:rPr>
            <w:color w:val="000000" w:themeColor="text1"/>
          </w:rPr>
          <w:t xml:space="preserve"> </w:t>
        </w:r>
      </w:ins>
      <w:r w:rsidRPr="006D272F">
        <w:rPr>
          <w:color w:val="000000" w:themeColor="text1"/>
        </w:rPr>
        <w:t>líkön eru fullnægjandi í flestum tilvikum. Bæði líkönin uppfylla viðmið um</w:t>
      </w:r>
      <w:ins w:id="65" w:author="Aðalheiður Magnúsdóttir - HI" w:date="2023-03-22T10:11:00Z">
        <w:r w:rsidR="00554D12">
          <w:rPr>
            <w:color w:val="000000" w:themeColor="text1"/>
          </w:rPr>
          <w:t xml:space="preserve"> að</w:t>
        </w:r>
      </w:ins>
      <w:r w:rsidRPr="006D272F">
        <w:rPr>
          <w:color w:val="000000" w:themeColor="text1"/>
        </w:rPr>
        <w:t xml:space="preserve"> st</w:t>
      </w:r>
      <w:ins w:id="66" w:author="Aðalheiður Magnúsdóttir - HI" w:date="2023-03-22T10:11:00Z">
        <w:r w:rsidR="00554D12">
          <w:rPr>
            <w:color w:val="000000" w:themeColor="text1"/>
          </w:rPr>
          <w:t>ö</w:t>
        </w:r>
      </w:ins>
      <w:del w:id="67" w:author="Aðalheiður Magnúsdóttir - HI" w:date="2023-03-22T10:11:00Z">
        <w:r w:rsidRPr="006D272F" w:rsidDel="00554D12">
          <w:rPr>
            <w:color w:val="000000" w:themeColor="text1"/>
          </w:rPr>
          <w:delText>a</w:delText>
        </w:r>
      </w:del>
      <w:r w:rsidRPr="006D272F">
        <w:rPr>
          <w:color w:val="000000" w:themeColor="text1"/>
        </w:rPr>
        <w:t>ðl</w:t>
      </w:r>
      <w:ins w:id="68" w:author="Aðalheiður Magnúsdóttir - HI" w:date="2023-03-22T10:12:00Z">
        <w:r w:rsidR="00554D12">
          <w:rPr>
            <w:color w:val="000000" w:themeColor="text1"/>
          </w:rPr>
          <w:t>u</w:t>
        </w:r>
      </w:ins>
      <w:del w:id="69" w:author="Aðalheiður Magnúsdóttir - HI" w:date="2023-03-22T10:12:00Z">
        <w:r w:rsidRPr="006D272F" w:rsidDel="00554D12">
          <w:rPr>
            <w:color w:val="000000" w:themeColor="text1"/>
          </w:rPr>
          <w:delText>a</w:delText>
        </w:r>
      </w:del>
      <w:r w:rsidRPr="006D272F">
        <w:rPr>
          <w:color w:val="000000" w:themeColor="text1"/>
        </w:rPr>
        <w:t>ð</w:t>
      </w:r>
      <w:del w:id="70" w:author="Aðalheiður Magnúsdóttir - HI" w:date="2023-03-22T10:12:00Z">
        <w:r w:rsidRPr="006D272F" w:rsidDel="00554D12">
          <w:rPr>
            <w:color w:val="000000" w:themeColor="text1"/>
          </w:rPr>
          <w:delText>a</w:delText>
        </w:r>
      </w:del>
      <w:r w:rsidRPr="006D272F">
        <w:rPr>
          <w:color w:val="000000" w:themeColor="text1"/>
        </w:rPr>
        <w:t xml:space="preserve"> veldisrót (RMSEA) sé á bilinu 0 til ,08</w:t>
      </w:r>
      <w:r w:rsidR="00B81BF8" w:rsidRPr="006D272F">
        <w:rPr>
          <w:color w:val="000000" w:themeColor="text1"/>
        </w:rPr>
        <w:t xml:space="preserve"> (Hu og Bentler, 1999)</w:t>
      </w:r>
      <w:r w:rsidRPr="006D272F">
        <w:rPr>
          <w:color w:val="000000" w:themeColor="text1"/>
        </w:rPr>
        <w:t>. Ásamt því</w:t>
      </w:r>
      <w:ins w:id="71" w:author="Aðalheiður Magnúsdóttir - HI" w:date="2023-03-22T10:12:00Z">
        <w:r w:rsidR="00C207F1">
          <w:rPr>
            <w:color w:val="000000" w:themeColor="text1"/>
          </w:rPr>
          <w:t xml:space="preserve"> </w:t>
        </w:r>
      </w:ins>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 xml:space="preserve">a </w:t>
      </w:r>
      <w:r w:rsidRPr="006D272F">
        <w:rPr>
          <w:color w:val="000000" w:themeColor="text1"/>
        </w:rPr>
        <w:t>skuli (SRMSR)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séu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w:t>
      </w:r>
      <w:del w:id="72" w:author="Aðalheiður Magnúsdóttir - HI" w:date="2023-03-22T10:12:00Z">
        <w:r w:rsidR="003839C1" w:rsidRPr="006D272F" w:rsidDel="00C207F1">
          <w:rPr>
            <w:color w:val="000000" w:themeColor="text1"/>
          </w:rPr>
          <w:delText>n</w:delText>
        </w:r>
      </w:del>
      <w:r w:rsidR="003839C1" w:rsidRPr="006D272F">
        <w:rPr>
          <w:color w:val="000000" w:themeColor="text1"/>
        </w:rPr>
        <w:t xml:space="preserve"> eru langt yfir markt</w:t>
      </w:r>
      <w:ins w:id="73" w:author="Aðalheiður Magnúsdóttir - HI" w:date="2023-03-22T10:12:00Z">
        <w:r w:rsidR="00C207F1">
          <w:rPr>
            <w:color w:val="000000" w:themeColor="text1"/>
          </w:rPr>
          <w:t>e</w:t>
        </w:r>
      </w:ins>
      <w:del w:id="74" w:author="Aðalheiður Magnúsdóttir - HI" w:date="2023-03-22T10:12:00Z">
        <w:r w:rsidR="003839C1" w:rsidRPr="006D272F" w:rsidDel="00C207F1">
          <w:rPr>
            <w:color w:val="000000" w:themeColor="text1"/>
          </w:rPr>
          <w:delText>æ</w:delText>
        </w:r>
      </w:del>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8900" w:type="dxa"/>
        <w:jc w:val="center"/>
        <w:tblLook w:val="04A0" w:firstRow="1" w:lastRow="0" w:firstColumn="1" w:lastColumn="0" w:noHBand="0" w:noVBand="1"/>
      </w:tblPr>
      <w:tblGrid>
        <w:gridCol w:w="2404"/>
        <w:gridCol w:w="1624"/>
        <w:gridCol w:w="1624"/>
        <w:gridCol w:w="1624"/>
        <w:gridCol w:w="1624"/>
      </w:tblGrid>
      <w:tr w:rsidR="007F5A8E" w:rsidRPr="006D272F" w14:paraId="3869C855" w14:textId="77777777" w:rsidTr="00E65789">
        <w:trPr>
          <w:trHeight w:val="320"/>
          <w:jc w:val="center"/>
        </w:trPr>
        <w:tc>
          <w:tcPr>
            <w:tcW w:w="8900"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 xml:space="preserve">Tafla </w:t>
            </w:r>
            <w:r w:rsidRPr="006D272F">
              <w:rPr>
                <w:rFonts w:eastAsia="Times New Roman"/>
                <w:b/>
                <w:bCs/>
                <w:color w:val="000000"/>
                <w:lang w:eastAsia="en-GB"/>
              </w:rPr>
              <w:t>6.</w:t>
            </w:r>
          </w:p>
        </w:tc>
      </w:tr>
      <w:tr w:rsidR="007F5A8E" w:rsidRPr="006D272F" w14:paraId="5CB2BBE6" w14:textId="77777777" w:rsidTr="00E65789">
        <w:trPr>
          <w:trHeight w:val="320"/>
          <w:jc w:val="center"/>
        </w:trPr>
        <w:tc>
          <w:tcPr>
            <w:tcW w:w="8900"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E65789">
        <w:trPr>
          <w:trHeight w:val="320"/>
          <w:jc w:val="center"/>
        </w:trPr>
        <w:tc>
          <w:tcPr>
            <w:tcW w:w="2404"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248"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248"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E65789">
        <w:trPr>
          <w:trHeight w:val="320"/>
          <w:jc w:val="center"/>
        </w:trPr>
        <w:tc>
          <w:tcPr>
            <w:tcW w:w="2404"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624" w:type="dxa"/>
            <w:tcBorders>
              <w:top w:val="nil"/>
              <w:left w:val="nil"/>
              <w:bottom w:val="single" w:sz="4" w:space="0" w:color="auto"/>
              <w:right w:val="nil"/>
            </w:tcBorders>
            <w:shd w:val="clear" w:color="auto" w:fill="auto"/>
            <w:noWrap/>
            <w:hideMark/>
          </w:tcPr>
          <w:p w14:paraId="31BE6ED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624" w:type="dxa"/>
            <w:tcBorders>
              <w:top w:val="nil"/>
              <w:left w:val="nil"/>
              <w:bottom w:val="single" w:sz="4" w:space="0" w:color="auto"/>
              <w:right w:val="nil"/>
            </w:tcBorders>
            <w:shd w:val="clear" w:color="auto" w:fill="auto"/>
            <w:noWrap/>
            <w:hideMark/>
          </w:tcPr>
          <w:p w14:paraId="71ADE5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1624" w:type="dxa"/>
            <w:tcBorders>
              <w:top w:val="nil"/>
              <w:left w:val="nil"/>
              <w:bottom w:val="single" w:sz="4" w:space="0" w:color="auto"/>
              <w:right w:val="nil"/>
            </w:tcBorders>
            <w:shd w:val="clear" w:color="auto" w:fill="auto"/>
            <w:noWrap/>
            <w:hideMark/>
          </w:tcPr>
          <w:p w14:paraId="3742763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624" w:type="dxa"/>
            <w:tcBorders>
              <w:top w:val="nil"/>
              <w:left w:val="nil"/>
              <w:bottom w:val="single" w:sz="4" w:space="0" w:color="auto"/>
              <w:right w:val="nil"/>
            </w:tcBorders>
            <w:shd w:val="clear" w:color="auto" w:fill="auto"/>
            <w:noWrap/>
            <w:hideMark/>
          </w:tcPr>
          <w:p w14:paraId="0BBEF61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r>
      <w:tr w:rsidR="007F5A8E" w:rsidRPr="006D272F" w14:paraId="7E3C4713" w14:textId="77777777" w:rsidTr="00E65789">
        <w:trPr>
          <w:trHeight w:val="320"/>
          <w:jc w:val="center"/>
        </w:trPr>
        <w:tc>
          <w:tcPr>
            <w:tcW w:w="2404"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624"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624"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624"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624"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E65789">
        <w:trPr>
          <w:trHeight w:val="320"/>
          <w:jc w:val="center"/>
        </w:trPr>
        <w:tc>
          <w:tcPr>
            <w:tcW w:w="2404"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624"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624"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624"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624"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E65789">
        <w:trPr>
          <w:trHeight w:val="320"/>
          <w:jc w:val="center"/>
        </w:trPr>
        <w:tc>
          <w:tcPr>
            <w:tcW w:w="2404"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624"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24"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624"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624"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E65789">
        <w:trPr>
          <w:trHeight w:val="320"/>
          <w:jc w:val="center"/>
        </w:trPr>
        <w:tc>
          <w:tcPr>
            <w:tcW w:w="2404"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624"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624"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624"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624"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E65789">
        <w:trPr>
          <w:trHeight w:val="320"/>
          <w:jc w:val="center"/>
        </w:trPr>
        <w:tc>
          <w:tcPr>
            <w:tcW w:w="2404"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624"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624"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624"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624"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E65789">
        <w:trPr>
          <w:trHeight w:val="320"/>
          <w:jc w:val="center"/>
        </w:trPr>
        <w:tc>
          <w:tcPr>
            <w:tcW w:w="2404"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624"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624"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624"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624"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E65789">
        <w:trPr>
          <w:trHeight w:val="320"/>
          <w:jc w:val="center"/>
        </w:trPr>
        <w:tc>
          <w:tcPr>
            <w:tcW w:w="2404"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624"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624"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624"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624"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E65789">
        <w:trPr>
          <w:trHeight w:val="320"/>
          <w:jc w:val="center"/>
        </w:trPr>
        <w:tc>
          <w:tcPr>
            <w:tcW w:w="2404"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624"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624"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624"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624"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E65789">
        <w:trPr>
          <w:trHeight w:val="320"/>
          <w:jc w:val="center"/>
        </w:trPr>
        <w:tc>
          <w:tcPr>
            <w:tcW w:w="2404"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624"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624"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624"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624"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E65789">
        <w:trPr>
          <w:trHeight w:val="320"/>
          <w:jc w:val="center"/>
        </w:trPr>
        <w:tc>
          <w:tcPr>
            <w:tcW w:w="2404"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624"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624"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624"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624"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E65789">
        <w:trPr>
          <w:trHeight w:val="320"/>
          <w:jc w:val="center"/>
        </w:trPr>
        <w:tc>
          <w:tcPr>
            <w:tcW w:w="2404"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624"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624"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624"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624"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E65789">
        <w:trPr>
          <w:trHeight w:val="320"/>
          <w:jc w:val="center"/>
        </w:trPr>
        <w:tc>
          <w:tcPr>
            <w:tcW w:w="2404"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624"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624"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624"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624"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E65789">
        <w:trPr>
          <w:trHeight w:val="320"/>
          <w:jc w:val="center"/>
        </w:trPr>
        <w:tc>
          <w:tcPr>
            <w:tcW w:w="2404"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624"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624"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624"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624"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E65789">
        <w:trPr>
          <w:trHeight w:val="320"/>
          <w:jc w:val="center"/>
        </w:trPr>
        <w:tc>
          <w:tcPr>
            <w:tcW w:w="8900"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lang/>
        </w:rPr>
      </w:pPr>
    </w:p>
    <w:p w14:paraId="7505061E" w14:textId="43104C52" w:rsidR="007F5A8E" w:rsidRPr="006D272F" w:rsidRDefault="007F5A8E" w:rsidP="007F5A8E">
      <w:pPr>
        <w:rPr>
          <w:color w:val="000000" w:themeColor="text1"/>
        </w:rPr>
      </w:pPr>
      <w:r w:rsidRPr="006D272F">
        <w:rPr>
          <w:color w:val="000000" w:themeColor="text1"/>
        </w:rPr>
        <w:t>Allar þáttahleðslur og skýringarhlutfall einstakra atriða eru viðunandi. Þetta bendir til þess að líkanið sé að ná utan um viðhorf þátttakenda 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w:t>
      </w:r>
      <w:r w:rsidRPr="006D272F">
        <w:rPr>
          <w:color w:val="000000" w:themeColor="text1"/>
        </w:rPr>
        <w:lastRenderedPageBreak/>
        <w:t>benda á að munurinn er ekki mikill og rekja megi til spurningar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8901" w:type="dxa"/>
        <w:jc w:val="center"/>
        <w:tblLook w:val="04A0" w:firstRow="1" w:lastRow="0" w:firstColumn="1" w:lastColumn="0" w:noHBand="0" w:noVBand="1"/>
      </w:tblPr>
      <w:tblGrid>
        <w:gridCol w:w="2287"/>
        <w:gridCol w:w="1545"/>
        <w:gridCol w:w="1762"/>
        <w:gridCol w:w="1545"/>
        <w:gridCol w:w="1762"/>
      </w:tblGrid>
      <w:tr w:rsidR="00A22896" w:rsidRPr="006D272F" w14:paraId="0E09FD39" w14:textId="77777777" w:rsidTr="00E65789">
        <w:trPr>
          <w:trHeight w:val="320"/>
          <w:jc w:val="center"/>
        </w:trPr>
        <w:tc>
          <w:tcPr>
            <w:tcW w:w="8901"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Pr="006D272F">
              <w:rPr>
                <w:rFonts w:eastAsia="Times New Roman"/>
                <w:b/>
                <w:bCs/>
                <w:color w:val="000000"/>
                <w:lang w:eastAsia="en-GB"/>
              </w:rPr>
              <w:t>7.</w:t>
            </w:r>
          </w:p>
        </w:tc>
      </w:tr>
      <w:tr w:rsidR="00A22896" w:rsidRPr="006D272F" w14:paraId="4201C359" w14:textId="77777777" w:rsidTr="00E65789">
        <w:trPr>
          <w:trHeight w:val="320"/>
          <w:jc w:val="center"/>
        </w:trPr>
        <w:tc>
          <w:tcPr>
            <w:tcW w:w="8901"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E65789">
        <w:trPr>
          <w:trHeight w:val="320"/>
          <w:jc w:val="center"/>
        </w:trPr>
        <w:tc>
          <w:tcPr>
            <w:tcW w:w="2287"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307"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0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E65789">
        <w:trPr>
          <w:trHeight w:val="320"/>
          <w:jc w:val="center"/>
        </w:trPr>
        <w:tc>
          <w:tcPr>
            <w:tcW w:w="2287"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1545" w:type="dxa"/>
            <w:tcBorders>
              <w:top w:val="nil"/>
              <w:left w:val="nil"/>
              <w:bottom w:val="single" w:sz="4" w:space="0" w:color="auto"/>
              <w:right w:val="nil"/>
            </w:tcBorders>
            <w:shd w:val="clear" w:color="auto" w:fill="auto"/>
            <w:noWrap/>
            <w:hideMark/>
          </w:tcPr>
          <w:p w14:paraId="5C7A468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762" w:type="dxa"/>
            <w:tcBorders>
              <w:top w:val="nil"/>
              <w:left w:val="nil"/>
              <w:bottom w:val="single" w:sz="4" w:space="0" w:color="auto"/>
              <w:right w:val="nil"/>
            </w:tcBorders>
            <w:shd w:val="clear" w:color="auto" w:fill="auto"/>
            <w:noWrap/>
            <w:hideMark/>
          </w:tcPr>
          <w:p w14:paraId="59F0E65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c>
          <w:tcPr>
            <w:tcW w:w="1545" w:type="dxa"/>
            <w:tcBorders>
              <w:top w:val="nil"/>
              <w:left w:val="nil"/>
              <w:bottom w:val="single" w:sz="4" w:space="0" w:color="auto"/>
              <w:right w:val="nil"/>
            </w:tcBorders>
            <w:shd w:val="clear" w:color="auto" w:fill="auto"/>
            <w:noWrap/>
            <w:hideMark/>
          </w:tcPr>
          <w:p w14:paraId="09C05E2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762" w:type="dxa"/>
            <w:tcBorders>
              <w:top w:val="nil"/>
              <w:left w:val="nil"/>
              <w:bottom w:val="single" w:sz="4" w:space="0" w:color="auto"/>
              <w:right w:val="nil"/>
            </w:tcBorders>
            <w:shd w:val="clear" w:color="auto" w:fill="auto"/>
            <w:noWrap/>
            <w:hideMark/>
          </w:tcPr>
          <w:p w14:paraId="33E90F3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r>
      <w:tr w:rsidR="00A22896" w:rsidRPr="006D272F" w14:paraId="61D637C4" w14:textId="77777777" w:rsidTr="00E65789">
        <w:trPr>
          <w:trHeight w:val="320"/>
          <w:jc w:val="center"/>
        </w:trPr>
        <w:tc>
          <w:tcPr>
            <w:tcW w:w="2287"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1545"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762"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545"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62"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E65789">
        <w:trPr>
          <w:trHeight w:val="320"/>
          <w:jc w:val="center"/>
        </w:trPr>
        <w:tc>
          <w:tcPr>
            <w:tcW w:w="2287"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1545"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762"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545"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62"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E65789">
        <w:trPr>
          <w:trHeight w:val="320"/>
          <w:jc w:val="center"/>
        </w:trPr>
        <w:tc>
          <w:tcPr>
            <w:tcW w:w="2287"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1545"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762"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545"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62"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E65789">
        <w:trPr>
          <w:trHeight w:val="320"/>
          <w:jc w:val="center"/>
        </w:trPr>
        <w:tc>
          <w:tcPr>
            <w:tcW w:w="2287"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1545"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762"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545"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62"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E65789">
        <w:trPr>
          <w:trHeight w:val="320"/>
          <w:jc w:val="center"/>
        </w:trPr>
        <w:tc>
          <w:tcPr>
            <w:tcW w:w="2287"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1545"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762"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545"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62"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E65789">
        <w:trPr>
          <w:trHeight w:val="320"/>
          <w:jc w:val="center"/>
        </w:trPr>
        <w:tc>
          <w:tcPr>
            <w:tcW w:w="2287"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1545"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762"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545"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62"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E65789">
        <w:trPr>
          <w:trHeight w:val="320"/>
          <w:jc w:val="center"/>
        </w:trPr>
        <w:tc>
          <w:tcPr>
            <w:tcW w:w="2287"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1545"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762"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545"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62"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E65789">
        <w:trPr>
          <w:trHeight w:val="320"/>
          <w:jc w:val="center"/>
        </w:trPr>
        <w:tc>
          <w:tcPr>
            <w:tcW w:w="2287"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1545"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762"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545"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62"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E65789">
        <w:trPr>
          <w:trHeight w:val="320"/>
          <w:jc w:val="center"/>
        </w:trPr>
        <w:tc>
          <w:tcPr>
            <w:tcW w:w="2287"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1545"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762"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545"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62"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E65789">
        <w:trPr>
          <w:trHeight w:val="320"/>
          <w:jc w:val="center"/>
        </w:trPr>
        <w:tc>
          <w:tcPr>
            <w:tcW w:w="2287"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1545"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762"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545"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62"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E65789">
        <w:trPr>
          <w:trHeight w:val="320"/>
          <w:jc w:val="center"/>
        </w:trPr>
        <w:tc>
          <w:tcPr>
            <w:tcW w:w="2287"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1545"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762"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545"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62"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E65789">
        <w:trPr>
          <w:trHeight w:val="320"/>
          <w:jc w:val="center"/>
        </w:trPr>
        <w:tc>
          <w:tcPr>
            <w:tcW w:w="2287"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1545"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762"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545"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62"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E65789">
        <w:trPr>
          <w:trHeight w:val="320"/>
          <w:jc w:val="center"/>
        </w:trPr>
        <w:tc>
          <w:tcPr>
            <w:tcW w:w="2287"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1545"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762"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545"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62"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E65789">
        <w:trPr>
          <w:trHeight w:val="320"/>
          <w:jc w:val="center"/>
        </w:trPr>
        <w:tc>
          <w:tcPr>
            <w:tcW w:w="8901"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lang/>
        </w:rPr>
      </w:pPr>
      <w:r w:rsidRPr="006D272F">
        <w:rPr>
          <w:color w:val="000000" w:themeColor="text1"/>
          <w:lang/>
        </w:rPr>
        <w:tab/>
      </w:r>
    </w:p>
    <w:p w14:paraId="48EC25CB" w14:textId="3049A5A7" w:rsidR="004C7680" w:rsidRPr="006D272F" w:rsidRDefault="00AE33F5" w:rsidP="00E65789">
      <w:pPr>
        <w:ind w:firstLine="0"/>
        <w:rPr>
          <w:color w:val="000000" w:themeColor="text1"/>
        </w:rPr>
      </w:pPr>
      <w:r w:rsidRPr="006D272F">
        <w:rPr>
          <w:color w:val="000000" w:themeColor="text1"/>
        </w:rPr>
        <w:t xml:space="preserve">Aðgreiningarstuðull fyrir sérhvert atriði er góður </w:t>
      </w:r>
      <w:del w:id="75" w:author="Aðalheiður Magnúsdóttir - HI" w:date="2023-03-22T10:13:00Z">
        <w:r w:rsidRPr="006D272F" w:rsidDel="00C207F1">
          <w:rPr>
            <w:color w:val="000000" w:themeColor="text1"/>
          </w:rPr>
          <w:delText xml:space="preserve">fyrir sérhvert atriði </w:delText>
        </w:r>
      </w:del>
      <w:r w:rsidRPr="006D272F">
        <w:rPr>
          <w:color w:val="000000" w:themeColor="text1"/>
        </w:rPr>
        <w:t>þar sem hann er yfir almennum viðmiðum. Þyngdarstuðull fyrir sérhvert atriði er í öllum tilfellum fyrir neðan núll sem bendir til þess að viðhorf þáttakenda sé almennt jákvætt. Á mynd</w:t>
      </w:r>
      <w:r w:rsidR="004C7680" w:rsidRPr="006D272F">
        <w:rPr>
          <w:color w:val="000000" w:themeColor="text1"/>
        </w:rPr>
        <w:t xml:space="preserve"> </w:t>
      </w:r>
      <w:r w:rsidR="00E90C03" w:rsidRPr="006D272F">
        <w:rPr>
          <w:color w:val="000000" w:themeColor="text1"/>
        </w:rPr>
        <w:t>7</w:t>
      </w:r>
      <w:del w:id="76" w:author="Aðalheiður Magnúsdóttir - HI" w:date="2023-03-22T10:13:00Z">
        <w:r w:rsidRPr="006D272F" w:rsidDel="00C207F1">
          <w:rPr>
            <w:color w:val="000000" w:themeColor="text1"/>
          </w:rPr>
          <w:delText>.</w:delText>
        </w:r>
      </w:del>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7FE69C6D"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del w:id="77" w:author="Aðalheiður Magnúsdóttir - HI" w:date="2023-03-22T10:13:00Z">
        <w:r w:rsidRPr="006D272F" w:rsidDel="00C207F1">
          <w:rPr>
            <w:color w:val="000000" w:themeColor="text1"/>
          </w:rPr>
          <w:delText>.</w:delText>
        </w:r>
      </w:del>
      <w:r w:rsidRPr="006D272F">
        <w:rPr>
          <w:color w:val="000000" w:themeColor="text1"/>
        </w:rPr>
        <w:t xml:space="preserve"> </w:t>
      </w:r>
      <w:ins w:id="78" w:author="Aðalheiður Magnúsdóttir - HI" w:date="2023-03-22T10:13:00Z">
        <w:r w:rsidR="00C207F1">
          <w:rPr>
            <w:color w:val="000000" w:themeColor="text1"/>
          </w:rPr>
          <w:t>þ</w:t>
        </w:r>
      </w:ins>
      <w:del w:id="79" w:author="Aðalheiður Magnúsdóttir - HI" w:date="2023-03-22T10:13:00Z">
        <w:r w:rsidRPr="006D272F" w:rsidDel="00C207F1">
          <w:rPr>
            <w:color w:val="000000" w:themeColor="text1"/>
          </w:rPr>
          <w:delText>Þ</w:delText>
        </w:r>
      </w:del>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1B6D453E"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þátttakenda með því að reikna saman svör þátttakenda,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del w:id="80" w:author="Aðalheiður Magnúsdóttir - HI" w:date="2023-03-22T10:14:00Z">
        <w:r w:rsidR="000632BF" w:rsidRPr="006D272F" w:rsidDel="00C207F1">
          <w:rPr>
            <w:color w:val="000000" w:themeColor="text1"/>
          </w:rPr>
          <w:delText>.</w:delText>
        </w:r>
      </w:del>
      <w:r w:rsidRPr="006D272F">
        <w:rPr>
          <w:color w:val="000000" w:themeColor="text1"/>
        </w:rPr>
        <w:t xml:space="preserve"> má sjá fylgnirit á milli heildarsummu þátttakenda og viðhorf gagnvart prófhluta B. </w:t>
      </w:r>
      <w:r w:rsidR="00007CE7" w:rsidRPr="006D272F">
        <w:rPr>
          <w:color w:val="000000" w:themeColor="text1"/>
        </w:rPr>
        <w:t xml:space="preserve">Hér sést það að líkanið er að ná ágætlega yfir breytileika í viðhorfi forsjáraðila á bilinu </w:t>
      </w:r>
      <w:commentRangeStart w:id="81"/>
      <w:del w:id="82" w:author="Aðalheiður Magnúsdóttir - HI" w:date="2023-03-22T10:14:00Z">
        <w:r w:rsidR="00007CE7" w:rsidRPr="006D272F" w:rsidDel="00C207F1">
          <w:rPr>
            <w:color w:val="000000" w:themeColor="text1"/>
          </w:rPr>
          <w:delText>ca</w:delText>
        </w:r>
      </w:del>
      <w:ins w:id="83" w:author="Aðalheiður Magnúsdóttir - HI" w:date="2023-03-22T10:14:00Z">
        <w:r w:rsidR="00C207F1">
          <w:rPr>
            <w:color w:val="000000" w:themeColor="text1"/>
          </w:rPr>
          <w:t xml:space="preserve"> u.þ.b</w:t>
        </w:r>
        <w:commentRangeEnd w:id="81"/>
        <w:r w:rsidR="00C207F1">
          <w:rPr>
            <w:rStyle w:val="CommentReference"/>
          </w:rPr>
          <w:commentReference w:id="81"/>
        </w:r>
      </w:ins>
      <w:r w:rsidR="00007CE7" w:rsidRPr="006D272F">
        <w:rPr>
          <w:color w:val="000000" w:themeColor="text1"/>
        </w:rPr>
        <w:t>. -2 til 0</w:t>
      </w:r>
      <w:r w:rsidR="00756D39" w:rsidRPr="006D272F">
        <w:rPr>
          <w:color w:val="000000" w:themeColor="text1"/>
        </w:rPr>
        <w:t xml:space="preserve"> en hjá starfsfólki skóla er það á bilinu </w:t>
      </w:r>
      <w:del w:id="84" w:author="Aðalheiður Magnúsdóttir - HI" w:date="2023-03-22T10:14:00Z">
        <w:r w:rsidR="00756D39" w:rsidRPr="006D272F" w:rsidDel="00C207F1">
          <w:rPr>
            <w:color w:val="000000" w:themeColor="text1"/>
          </w:rPr>
          <w:delText>ca</w:delText>
        </w:r>
      </w:del>
      <w:ins w:id="85" w:author="Aðalheiður Magnúsdóttir - HI" w:date="2023-03-22T10:14:00Z">
        <w:r w:rsidR="00C207F1">
          <w:rPr>
            <w:color w:val="000000" w:themeColor="text1"/>
          </w:rPr>
          <w:t>u.þ.b.</w:t>
        </w:r>
      </w:ins>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Þá sést einnig greinilega að þátttakendur eru almennt með þá tilhneigingu til þess að vera með jákvætt viðhorf gagnvart prófhluta B. </w:t>
      </w:r>
      <w:r w:rsidR="00F93405" w:rsidRPr="006D272F">
        <w:rPr>
          <w:color w:val="000000" w:themeColor="text1"/>
        </w:rPr>
        <w:t>Vert</w:t>
      </w:r>
      <w:r w:rsidR="00007CE7" w:rsidRPr="006D272F">
        <w:rPr>
          <w:color w:val="000000" w:themeColor="text1"/>
        </w:rPr>
        <w:t xml:space="preserve"> að benda á að heildarskor </w:t>
      </w:r>
      <w:del w:id="86" w:author="Aðalheiður Magnúsdóttir - HI" w:date="2023-03-22T10:39:00Z">
        <w:r w:rsidR="00007CE7" w:rsidRPr="006D272F" w:rsidDel="005B38D3">
          <w:rPr>
            <w:color w:val="000000" w:themeColor="text1"/>
          </w:rPr>
          <w:delText xml:space="preserve">kennara </w:delText>
        </w:r>
      </w:del>
      <w:ins w:id="87" w:author="Aðalheiður Magnúsdóttir - HI" w:date="2023-03-22T10:39:00Z">
        <w:r w:rsidR="005B38D3">
          <w:rPr>
            <w:color w:val="000000" w:themeColor="text1"/>
          </w:rPr>
          <w:t>starfsfólk skóla</w:t>
        </w:r>
        <w:r w:rsidR="005B38D3" w:rsidRPr="006D272F">
          <w:rPr>
            <w:color w:val="000000" w:themeColor="text1"/>
          </w:rPr>
          <w:t xml:space="preserve"> </w:t>
        </w:r>
      </w:ins>
      <w:r w:rsidR="00007CE7" w:rsidRPr="006D272F">
        <w:rPr>
          <w:color w:val="000000" w:themeColor="text1"/>
        </w:rPr>
        <w:t xml:space="preserve">er almennt hærra en hjá forsjáraðilum, </w:t>
      </w:r>
      <w:commentRangeStart w:id="88"/>
      <w:r w:rsidR="00007CE7" w:rsidRPr="006D272F">
        <w:rPr>
          <w:color w:val="000000" w:themeColor="text1"/>
        </w:rPr>
        <w:t xml:space="preserve">sjá mynd 6. </w:t>
      </w:r>
      <w:commentRangeEnd w:id="88"/>
      <w:r w:rsidR="00C207F1">
        <w:rPr>
          <w:rStyle w:val="CommentReference"/>
        </w:rPr>
        <w:commentReference w:id="88"/>
      </w:r>
    </w:p>
    <w:p w14:paraId="0F8E8016" w14:textId="77777777" w:rsidR="00E90C03" w:rsidRPr="006D272F" w:rsidRDefault="00E90C03"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77777777" w:rsidR="00936F3C" w:rsidRPr="006D272F" w:rsidRDefault="009C122F" w:rsidP="00936F3C">
      <w:pPr>
        <w:ind w:firstLine="0"/>
      </w:pPr>
      <w:r w:rsidRPr="006D272F">
        <w:t>Mynd 9</w:t>
      </w:r>
      <w:del w:id="89" w:author="Aðalheiður Magnúsdóttir - HI" w:date="2023-03-22T10:15:00Z">
        <w:r w:rsidRPr="006D272F" w:rsidDel="00C207F1">
          <w:delText>.</w:delText>
        </w:r>
      </w:del>
      <w:r w:rsidRPr="006D272F">
        <w:t xml:space="preserve"> sýnir tíðni og dreifingu á viðhorfi hjá þátttakendum. Þá má taka eftir að dreifingin er mjög neikvætt skekkt, þ.e. flestir þátttakendanna 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lang/>
        </w:rPr>
      </w:pPr>
      <w:r w:rsidRPr="006D272F">
        <w:rPr>
          <w:b/>
          <w:bCs/>
          <w:color w:val="000000" w:themeColor="text1"/>
        </w:rPr>
        <w:lastRenderedPageBreak/>
        <w:t xml:space="preserve">Mynd 9.  </w:t>
      </w:r>
    </w:p>
    <w:p w14:paraId="6BD31E09" w14:textId="2267E740"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Dreifing á viðhorfi þátttakenda í prófhluta B.</w:t>
      </w:r>
    </w:p>
    <w:p w14:paraId="2DB82F36" w14:textId="0ADE24B6" w:rsidR="007A5794" w:rsidRPr="006D272F" w:rsidRDefault="007A5794" w:rsidP="002968F8">
      <w:pPr>
        <w:ind w:firstLine="0"/>
        <w:rPr>
          <w:i/>
          <w:iCs/>
          <w:color w:val="000000" w:themeColor="text1"/>
        </w:rPr>
      </w:pPr>
    </w:p>
    <w:p w14:paraId="158972A9" w14:textId="6EC9BD8E"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del w:id="90" w:author="Aðalheiður Magnúsdóttir - HI" w:date="2023-03-22T10:15:00Z">
        <w:r w:rsidRPr="006D272F" w:rsidDel="00C207F1">
          <w:rPr>
            <w:color w:val="000000" w:themeColor="text1"/>
          </w:rPr>
          <w:delText>.</w:delText>
        </w:r>
      </w:del>
      <w:r w:rsidRPr="006D272F">
        <w:rPr>
          <w:color w:val="000000" w:themeColor="text1"/>
        </w:rPr>
        <w:t xml:space="preserve"> </w:t>
      </w:r>
      <w:ins w:id="91" w:author="Aðalheiður Magnúsdóttir - HI" w:date="2023-03-22T10:15:00Z">
        <w:r w:rsidR="00C207F1">
          <w:rPr>
            <w:color w:val="000000" w:themeColor="text1"/>
          </w:rPr>
          <w:t>m</w:t>
        </w:r>
      </w:ins>
      <w:del w:id="92" w:author="Aðalheiður Magnúsdóttir - HI" w:date="2023-03-22T10:15:00Z">
        <w:r w:rsidRPr="006D272F" w:rsidDel="00C207F1">
          <w:rPr>
            <w:color w:val="000000" w:themeColor="text1"/>
          </w:rPr>
          <w:delText>M</w:delText>
        </w:r>
      </w:del>
      <w:r w:rsidRPr="006D272F">
        <w:rPr>
          <w:color w:val="000000" w:themeColor="text1"/>
        </w:rPr>
        <w:t>á sjá hvernig staðalvilla viðhorfs hjá þátttakendum dreifist m.t.t. viðhorfi þátttakenda.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eiga hlutskipti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08BA84E9"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Tengsl milli staðalvillu viðhorfs og viðhorfs þátttakenda 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774102D4" w:rsidR="00DC708C" w:rsidRPr="006D272F" w:rsidRDefault="00756D39" w:rsidP="00DC708C">
      <w:pPr>
        <w:rPr>
          <w:color w:val="000000" w:themeColor="text1"/>
        </w:rPr>
      </w:pPr>
      <w:r w:rsidRPr="006D272F">
        <w:t>Útbúi</w:t>
      </w:r>
      <w:ins w:id="93" w:author="Aðalheiður Magnúsdóttir - HI" w:date="2023-03-22T10:16:00Z">
        <w:r w:rsidR="00C207F1">
          <w:t>n</w:t>
        </w:r>
      </w:ins>
      <w:del w:id="94" w:author="Aðalheiður Magnúsdóttir - HI" w:date="2023-03-22T10:16:00Z">
        <w:r w:rsidRPr="006D272F" w:rsidDel="00C207F1">
          <w:delText>ð</w:delText>
        </w:r>
      </w:del>
      <w:r w:rsidRPr="006D272F">
        <w:t xml:space="preserve"> v</w:t>
      </w:r>
      <w:ins w:id="95" w:author="Aðalheiður Magnúsdóttir - HI" w:date="2023-03-22T10:16:00Z">
        <w:r w:rsidR="00C207F1">
          <w:t>oru</w:t>
        </w:r>
      </w:ins>
      <w:del w:id="96" w:author="Aðalheiður Magnúsdóttir - HI" w:date="2023-03-22T10:16:00Z">
        <w:r w:rsidRPr="006D272F" w:rsidDel="00C207F1">
          <w:delText>ar</w:delText>
        </w:r>
      </w:del>
      <w:r w:rsidRPr="006D272F">
        <w:t xml:space="preserve"> tvö tveggjastika (2PL) svarferlalíkön til þess að meta viðhorf þátttakenda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ins w:id="97" w:author="Aðalheiður Magnúsdóttir - HI" w:date="2023-03-22T10:16:00Z">
        <w:r w:rsidR="00C207F1">
          <w:rPr>
            <w:color w:val="000000" w:themeColor="text1"/>
          </w:rPr>
          <w:t>r</w:t>
        </w:r>
      </w:ins>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 xml:space="preserve">Tafla </w:t>
            </w:r>
            <w:r w:rsidRPr="006D272F">
              <w:rPr>
                <w:rFonts w:eastAsia="Times New Roman"/>
                <w:b/>
                <w:bCs/>
                <w:color w:val="000000"/>
                <w:lang w:eastAsia="en-GB"/>
              </w:rPr>
              <w:t>7</w:t>
            </w:r>
            <w:r w:rsidRPr="006D272F">
              <w:rPr>
                <w:rFonts w:eastAsia="Times New Roman"/>
                <w:b/>
                <w:bCs/>
                <w:color w:val="000000"/>
                <w:lang w:eastAsia="en-GB"/>
              </w:rPr>
              <w:t>.</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C207F1" w:rsidRDefault="0033217A" w:rsidP="0033217A">
            <w:pPr>
              <w:spacing w:before="60" w:after="60" w:line="360" w:lineRule="auto"/>
              <w:ind w:firstLine="0"/>
              <w:rPr>
                <w:rFonts w:eastAsia="Times New Roman"/>
                <w:i/>
                <w:iCs/>
                <w:color w:val="000000"/>
                <w:lang w:eastAsia="en-GB"/>
                <w:rPrChange w:id="98" w:author="Aðalheiður Magnúsdóttir - HI" w:date="2023-03-22T10:16:00Z">
                  <w:rPr>
                    <w:rFonts w:eastAsia="Times New Roman"/>
                    <w:color w:val="000000"/>
                    <w:lang w:eastAsia="en-GB"/>
                  </w:rPr>
                </w:rPrChange>
              </w:rPr>
            </w:pPr>
            <w:r w:rsidRPr="00C207F1">
              <w:rPr>
                <w:rFonts w:eastAsia="Times New Roman"/>
                <w:i/>
                <w:iCs/>
                <w:color w:val="000000"/>
                <w:lang w:eastAsia="en-GB"/>
                <w:rPrChange w:id="99" w:author="Aðalheiður Magnúsdóttir - HI" w:date="2023-03-22T10:16:00Z">
                  <w:rPr>
                    <w:rFonts w:eastAsia="Times New Roman"/>
                    <w:color w:val="000000"/>
                    <w:lang w:eastAsia="en-GB"/>
                  </w:rPr>
                </w:rPrChange>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bl>
    <w:p w14:paraId="0C288A39" w14:textId="77777777" w:rsidR="005C567B" w:rsidRPr="006D272F" w:rsidRDefault="005C567B" w:rsidP="0033217A">
      <w:pPr>
        <w:ind w:firstLine="0"/>
        <w:rPr>
          <w:color w:val="000000" w:themeColor="text1"/>
        </w:rPr>
      </w:pPr>
    </w:p>
    <w:p w14:paraId="2258456C" w14:textId="543BD130"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w:t>
      </w:r>
      <w:commentRangeStart w:id="100"/>
      <w:r w:rsidR="001B0A73" w:rsidRPr="006D272F">
        <w:rPr>
          <w:color w:val="000000" w:themeColor="text1"/>
        </w:rPr>
        <w:t xml:space="preserve">prófhluta B og C. </w:t>
      </w:r>
      <w:commentRangeEnd w:id="100"/>
      <w:r w:rsidR="00C207F1">
        <w:rPr>
          <w:rStyle w:val="CommentReference"/>
        </w:rPr>
        <w:commentReference w:id="100"/>
      </w:r>
      <w:r w:rsidR="001B0A73" w:rsidRPr="006D272F">
        <w:rPr>
          <w:color w:val="000000" w:themeColor="text1"/>
        </w:rPr>
        <w:t>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ins w:id="101" w:author="Aðalheiður Magnúsdóttir - HI" w:date="2023-03-22T10:17:00Z">
        <w:r w:rsidR="00C207F1">
          <w:rPr>
            <w:color w:val="000000" w:themeColor="text1"/>
          </w:rPr>
          <w:t>u</w:t>
        </w:r>
      </w:ins>
      <w:del w:id="102" w:author="Aðalheiður Magnúsdóttir - HI" w:date="2023-03-22T10:17:00Z">
        <w:r w:rsidR="00BA2FBA" w:rsidRPr="006D272F" w:rsidDel="00C207F1">
          <w:rPr>
            <w:color w:val="000000" w:themeColor="text1"/>
          </w:rPr>
          <w:delText>a</w:delText>
        </w:r>
      </w:del>
      <w:r w:rsidR="00BA2FBA" w:rsidRPr="006D272F">
        <w:rPr>
          <w:color w:val="000000" w:themeColor="text1"/>
        </w:rPr>
        <w:t>ð er kí-kvaðrat dreifing</w:t>
      </w:r>
      <w:del w:id="103" w:author="Aðalheiður Magnúsdóttir - HI" w:date="2023-03-22T10:17:00Z">
        <w:r w:rsidR="00BA2FBA" w:rsidRPr="006D272F" w:rsidDel="00C207F1">
          <w:rPr>
            <w:color w:val="000000" w:themeColor="text1"/>
          </w:rPr>
          <w:delText>u</w:delText>
        </w:r>
      </w:del>
      <w:r w:rsidR="00BA2FBA" w:rsidRPr="006D272F">
        <w:rPr>
          <w:color w:val="000000" w:themeColor="text1"/>
        </w:rPr>
        <w:t xml:space="preserve"> með fimm frígráðum þá reynist krístíska </w:t>
      </w:r>
      <w:r w:rsidR="001B710B" w:rsidRPr="006D272F">
        <w:rPr>
          <w:color w:val="000000" w:themeColor="text1"/>
        </w:rPr>
        <w:t>kí-kvaðrat gildið vera 11</w:t>
      </w:r>
      <w:ins w:id="104" w:author="Aðalheiður Magnúsdóttir - HI" w:date="2023-03-22T10:17:00Z">
        <w:r w:rsidR="00C207F1">
          <w:rPr>
            <w:color w:val="000000" w:themeColor="text1"/>
          </w:rPr>
          <w:t>,</w:t>
        </w:r>
      </w:ins>
      <w:del w:id="105" w:author="Aðalheiður Magnúsdóttir - HI" w:date="2023-03-22T10:17:00Z">
        <w:r w:rsidR="001B710B" w:rsidRPr="006D272F" w:rsidDel="00C207F1">
          <w:rPr>
            <w:color w:val="000000" w:themeColor="text1"/>
          </w:rPr>
          <w:delText>.</w:delText>
        </w:r>
      </w:del>
      <w:r w:rsidR="001B710B" w:rsidRPr="006D272F">
        <w:rPr>
          <w:color w:val="000000" w:themeColor="text1"/>
        </w:rPr>
        <w:t>07 sem er minna en bæði M2 gildi</w:t>
      </w:r>
      <w:ins w:id="106" w:author="Aðalheiður Magnúsdóttir - HI" w:date="2023-03-22T10:17:00Z">
        <w:r w:rsidR="00C207F1">
          <w:rPr>
            <w:color w:val="000000" w:themeColor="text1"/>
          </w:rPr>
          <w:t>n</w:t>
        </w:r>
      </w:ins>
      <w:del w:id="107" w:author="Aðalheiður Magnúsdóttir - HI" w:date="2023-03-22T10:17:00Z">
        <w:r w:rsidR="001B710B" w:rsidRPr="006D272F" w:rsidDel="00C207F1">
          <w:rPr>
            <w:color w:val="000000" w:themeColor="text1"/>
          </w:rPr>
          <w:delText>ð</w:delText>
        </w:r>
      </w:del>
      <w:r w:rsidR="001B710B" w:rsidRPr="006D272F">
        <w:rPr>
          <w:color w:val="000000" w:themeColor="text1"/>
        </w:rPr>
        <w:t xml:space="preserve"> fyrir bæði líkönin. Þetta bendir til þess að líkanið uppfylli ekki fullkomið mát. Þrátt fyrir það þá uppfyllir líkanið </w:t>
      </w:r>
      <w:ins w:id="108" w:author="Aðalheiður Magnúsdóttir - HI" w:date="2023-03-22T10:17:00Z">
        <w:r w:rsidR="00C207F1">
          <w:rPr>
            <w:color w:val="000000" w:themeColor="text1"/>
          </w:rPr>
          <w:t xml:space="preserve">viðmið </w:t>
        </w:r>
      </w:ins>
      <w:r w:rsidR="001B710B" w:rsidRPr="006D272F">
        <w:rPr>
          <w:color w:val="000000" w:themeColor="text1"/>
        </w:rPr>
        <w:t>all</w:t>
      </w:r>
      <w:ins w:id="109" w:author="Aðalheiður Magnúsdóttir - HI" w:date="2023-03-22T10:17:00Z">
        <w:r w:rsidR="00C207F1">
          <w:rPr>
            <w:color w:val="000000" w:themeColor="text1"/>
          </w:rPr>
          <w:t>r</w:t>
        </w:r>
      </w:ins>
      <w:r w:rsidR="001B710B" w:rsidRPr="006D272F">
        <w:rPr>
          <w:color w:val="000000" w:themeColor="text1"/>
        </w:rPr>
        <w:t>a a</w:t>
      </w:r>
      <w:ins w:id="110" w:author="Aðalheiður Magnúsdóttir - HI" w:date="2023-03-22T10:40:00Z">
        <w:r w:rsidR="005B38D3">
          <w:rPr>
            <w:color w:val="000000" w:themeColor="text1"/>
          </w:rPr>
          <w:t>nnarra</w:t>
        </w:r>
      </w:ins>
      <w:del w:id="111" w:author="Aðalheiður Magnúsdóttir - HI" w:date="2023-03-22T10:40:00Z">
        <w:r w:rsidR="001B710B" w:rsidRPr="006D272F" w:rsidDel="005B38D3">
          <w:rPr>
            <w:color w:val="000000" w:themeColor="text1"/>
          </w:rPr>
          <w:delText>ðra</w:delText>
        </w:r>
      </w:del>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90"/>
        <w:gridCol w:w="1735"/>
        <w:gridCol w:w="1735"/>
        <w:gridCol w:w="1735"/>
        <w:gridCol w:w="1731"/>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961" w:type="pct"/>
            <w:tcBorders>
              <w:top w:val="nil"/>
              <w:left w:val="nil"/>
              <w:bottom w:val="single" w:sz="4" w:space="0" w:color="auto"/>
              <w:right w:val="nil"/>
            </w:tcBorders>
            <w:shd w:val="clear" w:color="auto" w:fill="auto"/>
            <w:noWrap/>
            <w:vAlign w:val="center"/>
            <w:hideMark/>
          </w:tcPr>
          <w:p w14:paraId="4FFB83D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961" w:type="pct"/>
            <w:tcBorders>
              <w:top w:val="nil"/>
              <w:left w:val="nil"/>
              <w:bottom w:val="single" w:sz="4" w:space="0" w:color="auto"/>
              <w:right w:val="nil"/>
            </w:tcBorders>
            <w:shd w:val="clear" w:color="auto" w:fill="auto"/>
            <w:noWrap/>
            <w:vAlign w:val="center"/>
            <w:hideMark/>
          </w:tcPr>
          <w:p w14:paraId="7EFD9C0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961" w:type="pct"/>
            <w:tcBorders>
              <w:top w:val="nil"/>
              <w:left w:val="nil"/>
              <w:bottom w:val="single" w:sz="4" w:space="0" w:color="auto"/>
              <w:right w:val="nil"/>
            </w:tcBorders>
            <w:shd w:val="clear" w:color="auto" w:fill="auto"/>
            <w:noWrap/>
            <w:vAlign w:val="center"/>
            <w:hideMark/>
          </w:tcPr>
          <w:p w14:paraId="6258B3D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77777777" w:rsidR="001246FC" w:rsidRPr="006D272F" w:rsidRDefault="001246FC" w:rsidP="005C567B">
            <w:pPr>
              <w:spacing w:before="60" w:after="60" w:line="360" w:lineRule="auto"/>
              <w:ind w:firstLine="0"/>
              <w:rPr>
                <w:rFonts w:eastAsia="Times New Roman"/>
                <w:color w:val="000000"/>
                <w:lang w:eastAsia="en-GB"/>
              </w:rPr>
            </w:pPr>
            <w:del w:id="112" w:author="Aðalheiður Magnúsdóttir - HI" w:date="2023-03-22T10:40:00Z">
              <w:r w:rsidRPr="006D272F" w:rsidDel="005B38D3">
                <w:rPr>
                  <w:rFonts w:eastAsia="Times New Roman"/>
                  <w:color w:val="000000"/>
                  <w:lang w:eastAsia="en-GB"/>
                </w:rPr>
                <w:delText>*Spurning eingöngu lögð fyrir starfsfólk skóla</w:delText>
              </w:r>
            </w:del>
          </w:p>
        </w:tc>
      </w:tr>
    </w:tbl>
    <w:p w14:paraId="6B3152B8" w14:textId="77777777" w:rsidR="00936F3C" w:rsidRPr="006D272F" w:rsidRDefault="00936F3C" w:rsidP="00B370AC">
      <w:pPr>
        <w:ind w:firstLine="0"/>
        <w:rPr>
          <w:color w:val="000000" w:themeColor="text1"/>
        </w:rPr>
      </w:pPr>
    </w:p>
    <w:p w14:paraId="5687F781" w14:textId="15294463"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þátttakenda.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2008"/>
        <w:gridCol w:w="1666"/>
        <w:gridCol w:w="1843"/>
        <w:gridCol w:w="1666"/>
        <w:gridCol w:w="1843"/>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1246FC"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021" w:type="pct"/>
            <w:tcBorders>
              <w:top w:val="nil"/>
              <w:left w:val="nil"/>
              <w:bottom w:val="single" w:sz="4" w:space="0" w:color="auto"/>
              <w:right w:val="nil"/>
            </w:tcBorders>
            <w:shd w:val="clear" w:color="auto" w:fill="auto"/>
            <w:noWrap/>
            <w:vAlign w:val="center"/>
            <w:hideMark/>
          </w:tcPr>
          <w:p w14:paraId="654C0FA1"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c>
          <w:tcPr>
            <w:tcW w:w="923" w:type="pct"/>
            <w:tcBorders>
              <w:top w:val="nil"/>
              <w:left w:val="nil"/>
              <w:bottom w:val="single" w:sz="4" w:space="0" w:color="auto"/>
              <w:right w:val="nil"/>
            </w:tcBorders>
            <w:shd w:val="clear" w:color="auto" w:fill="auto"/>
            <w:noWrap/>
            <w:vAlign w:val="center"/>
            <w:hideMark/>
          </w:tcPr>
          <w:p w14:paraId="320077F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021" w:type="pct"/>
            <w:tcBorders>
              <w:top w:val="nil"/>
              <w:left w:val="nil"/>
              <w:bottom w:val="single" w:sz="4" w:space="0" w:color="auto"/>
              <w:right w:val="nil"/>
            </w:tcBorders>
            <w:shd w:val="clear" w:color="auto" w:fill="auto"/>
            <w:noWrap/>
            <w:vAlign w:val="center"/>
            <w:hideMark/>
          </w:tcPr>
          <w:p w14:paraId="57072ED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r>
      <w:tr w:rsidR="001246FC"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1246FC"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1246FC"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1246FC"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1246FC"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06AE68A6" w:rsidR="001246FC" w:rsidRPr="006D272F" w:rsidRDefault="001246FC" w:rsidP="001246FC">
            <w:pPr>
              <w:spacing w:before="60" w:after="60" w:line="360" w:lineRule="auto"/>
              <w:ind w:firstLine="0"/>
              <w:rPr>
                <w:rFonts w:eastAsia="Times New Roman"/>
                <w:color w:val="000000"/>
                <w:lang w:eastAsia="en-GB"/>
              </w:rPr>
            </w:pPr>
            <w:del w:id="113" w:author="Aðalheiður Magnúsdóttir - HI" w:date="2023-03-22T10:18:00Z">
              <w:r w:rsidRPr="006D272F" w:rsidDel="00C207F1">
                <w:rPr>
                  <w:rFonts w:eastAsia="Times New Roman"/>
                  <w:color w:val="000000"/>
                  <w:lang w:eastAsia="en-GB"/>
                </w:rPr>
                <w:delText>*Spurning eingöngu lögð fyrir starfsfólk skóla</w:delText>
              </w:r>
            </w:del>
          </w:p>
        </w:tc>
      </w:tr>
    </w:tbl>
    <w:p w14:paraId="203415EB" w14:textId="77777777" w:rsidR="00265DCF" w:rsidRPr="006D272F" w:rsidRDefault="00265DCF" w:rsidP="00265DCF">
      <w:pPr>
        <w:ind w:firstLine="0"/>
        <w:rPr>
          <w:color w:val="000000" w:themeColor="text1"/>
        </w:rPr>
      </w:pPr>
    </w:p>
    <w:p w14:paraId="3B5A5331" w14:textId="607D81A0"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til þess að viðhorf þáttakenda 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ins w:id="114" w:author="Aðalheiður Magnúsdóttir - HI" w:date="2023-03-22T10:18:00Z">
        <w:r w:rsidR="00C207F1">
          <w:rPr>
            <w:color w:val="000000" w:themeColor="text1"/>
          </w:rPr>
          <w:t>u</w:t>
        </w:r>
      </w:ins>
      <w:del w:id="115" w:author="Aðalheiður Magnúsdóttir - HI" w:date="2023-03-22T10:18:00Z">
        <w:r w:rsidR="007F143F" w:rsidRPr="006D272F" w:rsidDel="00C207F1">
          <w:rPr>
            <w:color w:val="000000" w:themeColor="text1"/>
          </w:rPr>
          <w:delText>a</w:delText>
        </w:r>
      </w:del>
      <w:r w:rsidR="007F143F" w:rsidRPr="006D272F">
        <w:rPr>
          <w:color w:val="000000" w:themeColor="text1"/>
        </w:rPr>
        <w:t>ð fylgni milli heildarskor</w:t>
      </w:r>
      <w:ins w:id="116" w:author="Aðalheiður Magnúsdóttir - HI" w:date="2023-03-22T10:18:00Z">
        <w:r w:rsidR="00C207F1">
          <w:rPr>
            <w:color w:val="000000" w:themeColor="text1"/>
          </w:rPr>
          <w:t>s</w:t>
        </w:r>
      </w:ins>
      <w:r w:rsidR="007F143F" w:rsidRPr="006D272F">
        <w:rPr>
          <w:color w:val="000000" w:themeColor="text1"/>
        </w:rPr>
        <w:t xml:space="preserve"> og viðhorf þátttakenda.</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25AFF7A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CE8C731"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ins w:id="117" w:author="Aðalheiður Magnúsdóttir - HI" w:date="2023-03-22T10:18:00Z">
        <w:r w:rsidR="00C207F1">
          <w:rPr>
            <w:color w:val="000000" w:themeColor="text1"/>
          </w:rPr>
          <w:t>voru lögð</w:t>
        </w:r>
      </w:ins>
      <w:del w:id="118" w:author="Aðalheiður Magnúsdóttir - HI" w:date="2023-03-22T10:18:00Z">
        <w:r w:rsidRPr="005F3C8F" w:rsidDel="00C207F1">
          <w:rPr>
            <w:color w:val="000000" w:themeColor="text1"/>
          </w:rPr>
          <w:delText xml:space="preserve">þá var lagt </w:delText>
        </w:r>
      </w:del>
      <w:r w:rsidRPr="005F3C8F">
        <w:rPr>
          <w:color w:val="000000" w:themeColor="text1"/>
        </w:rPr>
        <w:t>saman svör</w:t>
      </w:r>
      <w:del w:id="119" w:author="Aðalheiður Magnúsdóttir - HI" w:date="2023-03-22T10:19:00Z">
        <w:r w:rsidRPr="005F3C8F" w:rsidDel="00C207F1">
          <w:rPr>
            <w:color w:val="000000" w:themeColor="text1"/>
          </w:rPr>
          <w:delText>in</w:delText>
        </w:r>
      </w:del>
      <w:r w:rsidRPr="005F3C8F">
        <w:rPr>
          <w:color w:val="000000" w:themeColor="text1"/>
        </w:rPr>
        <w:t xml:space="preserve"> þeirra þannig að: </w:t>
      </w:r>
      <w:r w:rsidRPr="005F3C8F">
        <w:rPr>
          <w:i/>
          <w:iCs/>
          <w:color w:val="000000" w:themeColor="text1"/>
        </w:rPr>
        <w:t>0 = „ósammála“, og 1 = „sammála</w:t>
      </w:r>
      <w:r w:rsidRPr="005F3C8F">
        <w:rPr>
          <w:color w:val="000000" w:themeColor="text1"/>
        </w:rPr>
        <w:t>. Á mynd 12</w:t>
      </w:r>
      <w:del w:id="120" w:author="Aðalheiður Magnúsdóttir - HI" w:date="2023-03-22T10:19:00Z">
        <w:r w:rsidRPr="005F3C8F" w:rsidDel="00C207F1">
          <w:rPr>
            <w:color w:val="000000" w:themeColor="text1"/>
          </w:rPr>
          <w:delText>.</w:delText>
        </w:r>
      </w:del>
      <w:r w:rsidRPr="005F3C8F">
        <w:rPr>
          <w:color w:val="000000" w:themeColor="text1"/>
        </w:rPr>
        <w:t xml:space="preserve"> </w:t>
      </w:r>
      <w:ins w:id="121" w:author="Aðalheiður Magnúsdóttir - HI" w:date="2023-03-22T10:19:00Z">
        <w:r w:rsidR="00C207F1">
          <w:rPr>
            <w:color w:val="000000" w:themeColor="text1"/>
          </w:rPr>
          <w:t>m</w:t>
        </w:r>
      </w:ins>
      <w:del w:id="122" w:author="Aðalheiður Magnúsdóttir - HI" w:date="2023-03-22T10:19:00Z">
        <w:r w:rsidRPr="005F3C8F" w:rsidDel="00C207F1">
          <w:rPr>
            <w:color w:val="000000" w:themeColor="text1"/>
          </w:rPr>
          <w:delText>M</w:delText>
        </w:r>
      </w:del>
      <w:r w:rsidRPr="005F3C8F">
        <w:rPr>
          <w:color w:val="000000" w:themeColor="text1"/>
        </w:rPr>
        <w:t>á sjá að aðgreining milli viðhorfs og heildarskors er skörp. Fyrir hvern punkt í heildarskori þá aukast líkurnar á því að þátttakandi sé með tilhneigingu til þess að vera með jákvætt viðhorf. Á mynd 13</w:t>
      </w:r>
      <w:del w:id="123" w:author="Aðalheiður Magnúsdóttir - HI" w:date="2023-03-22T10:19:00Z">
        <w:r w:rsidRPr="005F3C8F" w:rsidDel="00C207F1">
          <w:rPr>
            <w:color w:val="000000" w:themeColor="text1"/>
          </w:rPr>
          <w:delText>.</w:delText>
        </w:r>
      </w:del>
      <w:r w:rsidRPr="005F3C8F">
        <w:rPr>
          <w:color w:val="000000" w:themeColor="text1"/>
        </w:rPr>
        <w:t xml:space="preserve"> </w:t>
      </w:r>
      <w:ins w:id="124" w:author="Aðalheiður Magnúsdóttir - HI" w:date="2023-03-22T10:19:00Z">
        <w:r w:rsidR="00C207F1">
          <w:rPr>
            <w:color w:val="000000" w:themeColor="text1"/>
          </w:rPr>
          <w:t>m</w:t>
        </w:r>
      </w:ins>
      <w:del w:id="125" w:author="Aðalheiður Magnúsdóttir - HI" w:date="2023-03-22T10:19:00Z">
        <w:r w:rsidRPr="005F3C8F" w:rsidDel="00C207F1">
          <w:rPr>
            <w:color w:val="000000" w:themeColor="text1"/>
          </w:rPr>
          <w:delText>M</w:delText>
        </w:r>
      </w:del>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ins w:id="126" w:author="Aðalheiður Magnúsdóttir - HI" w:date="2023-03-22T10:19:00Z">
        <w:r w:rsidR="00C207F1">
          <w:rPr>
            <w:color w:val="000000" w:themeColor="text1"/>
          </w:rPr>
          <w:t xml:space="preserve"> </w:t>
        </w:r>
      </w:ins>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w:t>
      </w:r>
      <w:del w:id="127" w:author="Aðalheiður Magnúsdóttir - HI" w:date="2023-03-22T10:19:00Z">
        <w:r w:rsidDel="00C207F1">
          <w:rPr>
            <w:color w:val="000000" w:themeColor="text1"/>
          </w:rPr>
          <w:delText xml:space="preserve"> </w:delText>
        </w:r>
      </w:del>
      <w:r>
        <w:rPr>
          <w:color w:val="000000" w:themeColor="text1"/>
        </w:rPr>
        <w:t>sterkra jákvæðra viðhorfa. Í kjölfarið var athug</w:t>
      </w:r>
      <w:ins w:id="128" w:author="Aðalheiður Magnúsdóttir - HI" w:date="2023-03-22T10:19:00Z">
        <w:r w:rsidR="00C207F1">
          <w:rPr>
            <w:color w:val="000000" w:themeColor="text1"/>
          </w:rPr>
          <w:t>u</w:t>
        </w:r>
      </w:ins>
      <w:del w:id="129" w:author="Aðalheiður Magnúsdóttir - HI" w:date="2023-03-22T10:19:00Z">
        <w:r w:rsidDel="00C207F1">
          <w:rPr>
            <w:color w:val="000000" w:themeColor="text1"/>
          </w:rPr>
          <w:delText>a</w:delText>
        </w:r>
      </w:del>
      <w:r>
        <w:rPr>
          <w:color w:val="000000" w:themeColor="text1"/>
        </w:rPr>
        <w:t>ð staðalvill</w:t>
      </w:r>
      <w:ins w:id="130" w:author="Aðalheiður Magnúsdóttir - HI" w:date="2023-03-22T10:19:00Z">
        <w:r w:rsidR="00C207F1">
          <w:rPr>
            <w:color w:val="000000" w:themeColor="text1"/>
          </w:rPr>
          <w:t>a</w:t>
        </w:r>
      </w:ins>
      <w:del w:id="131" w:author="Aðalheiður Magnúsdóttir - HI" w:date="2023-03-22T10:19:00Z">
        <w:r w:rsidDel="00C207F1">
          <w:rPr>
            <w:color w:val="000000" w:themeColor="text1"/>
          </w:rPr>
          <w:delText>u</w:delText>
        </w:r>
      </w:del>
      <w:r>
        <w:rPr>
          <w:color w:val="000000" w:themeColor="text1"/>
        </w:rPr>
        <w:t xml:space="preserve"> viðhorfs m</w:t>
      </w:r>
      <w:ins w:id="132" w:author="Aðalheiður Magnúsdóttir - HI" w:date="2023-03-22T10:19:00Z">
        <w:r w:rsidR="00C207F1">
          <w:rPr>
            <w:color w:val="000000" w:themeColor="text1"/>
          </w:rPr>
          <w:t>.</w:t>
        </w:r>
      </w:ins>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3710C239"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63F1B96">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þátttakenda í prófhluta C.</w:t>
      </w:r>
    </w:p>
    <w:p w14:paraId="2C48953E" w14:textId="570D4033" w:rsidR="005F3C8F" w:rsidRDefault="005F3C8F">
      <w:pPr>
        <w:spacing w:line="240" w:lineRule="auto"/>
        <w:ind w:firstLine="0"/>
        <w:rPr>
          <w:color w:val="FF0000"/>
        </w:rPr>
      </w:pPr>
      <w:r>
        <w:rPr>
          <w:color w:val="FF0000"/>
        </w:rPr>
        <w:br w:type="page"/>
      </w:r>
    </w:p>
    <w:p w14:paraId="3264BB85" w14:textId="10A0AF60"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w:t>
      </w:r>
      <w:del w:id="133" w:author="Aðalheiður Magnúsdóttir - HI" w:date="2023-03-22T10:19:00Z">
        <w:r w:rsidR="00CF565E" w:rsidRPr="00CF565E" w:rsidDel="00C207F1">
          <w:rPr>
            <w:color w:val="000000" w:themeColor="text1"/>
          </w:rPr>
          <w:delText>.</w:delText>
        </w:r>
      </w:del>
      <w:r w:rsidR="00CF565E" w:rsidRPr="00CF565E">
        <w:rPr>
          <w:color w:val="000000" w:themeColor="text1"/>
        </w:rPr>
        <w:t>,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þátttakendur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75C3CE4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3A324DDC">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viðhorfs þátttakenda 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Pr="006D272F" w:rsidRDefault="00F56AE2" w:rsidP="006E04EB">
      <w:pPr>
        <w:pStyle w:val="Heading1"/>
      </w:pPr>
      <w:r w:rsidRPr="006D272F">
        <w:lastRenderedPageBreak/>
        <w:t>Umræða</w:t>
      </w:r>
    </w:p>
    <w:p w14:paraId="7BBAB2F7" w14:textId="78BD4C5E" w:rsidR="00CF565E" w:rsidRPr="00B936AC" w:rsidRDefault="00CF565E" w:rsidP="00CF565E">
      <w:pPr>
        <w:ind w:firstLine="0"/>
        <w:rPr>
          <w:color w:val="000000" w:themeColor="text1"/>
        </w:rPr>
      </w:pPr>
      <w:r w:rsidRPr="00B936AC">
        <w:rPr>
          <w:color w:val="000000" w:themeColor="text1"/>
        </w:rPr>
        <w:t xml:space="preserve">Niðurstöður benda til þess að þátttakendur séu með tilhneigingu til þess að vera með jákvætt viðhorf gagnvart matsferlinu. </w:t>
      </w:r>
      <w:r w:rsidR="00C57100" w:rsidRPr="00B936AC">
        <w:rPr>
          <w:color w:val="000000" w:themeColor="text1"/>
        </w:rPr>
        <w:t>Notað var tveggjastika líkan í úrvinnslu á prófhlutum B og C en fjölkosta</w:t>
      </w:r>
      <w:del w:id="134" w:author="Aðalheiður Magnúsdóttir - HI" w:date="2023-03-22T10:20:00Z">
        <w:r w:rsidR="00C57100" w:rsidRPr="00B936AC" w:rsidDel="00C207F1">
          <w:rPr>
            <w:color w:val="000000" w:themeColor="text1"/>
          </w:rPr>
          <w:delText xml:space="preserve"> </w:delText>
        </w:r>
      </w:del>
      <w:r w:rsidR="00C57100" w:rsidRPr="00B936AC">
        <w:rPr>
          <w:color w:val="000000" w:themeColor="text1"/>
        </w:rPr>
        <w:t>líkan í próf</w:t>
      </w:r>
      <w:del w:id="135" w:author="Aðalheiður Magnúsdóttir - HI" w:date="2023-03-22T10:20:00Z">
        <w:r w:rsidR="00C57100" w:rsidRPr="00B936AC" w:rsidDel="00C207F1">
          <w:rPr>
            <w:color w:val="000000" w:themeColor="text1"/>
          </w:rPr>
          <w:delText xml:space="preserve"> </w:delText>
        </w:r>
      </w:del>
      <w:r w:rsidR="00C57100" w:rsidRPr="00B936AC">
        <w:rPr>
          <w:color w:val="000000" w:themeColor="text1"/>
        </w:rPr>
        <w:t xml:space="preserve">hluta A þar sem ekki var unnt að umbreyta gögnunum fyrir þann prófhluta yfir í tvíkosta. </w:t>
      </w:r>
      <w:r w:rsidRPr="00B936AC">
        <w:rPr>
          <w:color w:val="000000" w:themeColor="text1"/>
        </w:rPr>
        <w:t xml:space="preserve">Prófhluti A reyndist gefa </w:t>
      </w:r>
      <w:r w:rsidR="007D251D">
        <w:rPr>
          <w:color w:val="000000" w:themeColor="text1"/>
        </w:rPr>
        <w:t>slök</w:t>
      </w:r>
      <w:r w:rsidRPr="00B936AC">
        <w:rPr>
          <w:color w:val="000000" w:themeColor="text1"/>
        </w:rPr>
        <w:t xml:space="preserve"> mátgæði</w:t>
      </w:r>
      <w:r w:rsidR="007D251D">
        <w:rPr>
          <w:color w:val="000000" w:themeColor="text1"/>
        </w:rPr>
        <w:t>, en þá gáfu</w:t>
      </w:r>
      <w:r w:rsidRPr="00B936AC">
        <w:rPr>
          <w:color w:val="000000" w:themeColor="text1"/>
        </w:rPr>
        <w:t xml:space="preserve"> aðgreiningarstuðlar og þyngdarstuðlar til kynna að hlutskipti á milli viðhorfs voru mjög óskýr. Þetta bendir til þess að ekkert eitt ríkjandi svar</w:t>
      </w:r>
      <w:del w:id="136" w:author="Aðalheiður Magnúsdóttir - HI" w:date="2023-03-22T10:20:00Z">
        <w:r w:rsidRPr="00B936AC" w:rsidDel="00C207F1">
          <w:rPr>
            <w:color w:val="000000" w:themeColor="text1"/>
          </w:rPr>
          <w:delText xml:space="preserve"> </w:delText>
        </w:r>
      </w:del>
      <w:r w:rsidRPr="00B936AC">
        <w:rPr>
          <w:color w:val="000000" w:themeColor="text1"/>
        </w:rPr>
        <w:t>mynstur má</w:t>
      </w:r>
      <w:r w:rsidR="007D251D">
        <w:rPr>
          <w:color w:val="000000" w:themeColor="text1"/>
        </w:rPr>
        <w:t>tti</w:t>
      </w:r>
      <w:r w:rsidRPr="00B936AC">
        <w:rPr>
          <w:color w:val="000000" w:themeColor="text1"/>
        </w:rPr>
        <w:t xml:space="preserve"> finna í viðhorfi þátttakenda.</w:t>
      </w:r>
      <w:r w:rsidR="00C57100" w:rsidRPr="00B936AC">
        <w:rPr>
          <w:color w:val="000000" w:themeColor="text1"/>
        </w:rPr>
        <w:t xml:space="preserve"> Því var ekki hægt að framkalla nákvæmt líkan fyrir prófhluta A. </w:t>
      </w:r>
      <w:r w:rsidRPr="00B936AC">
        <w:rPr>
          <w:color w:val="000000" w:themeColor="text1"/>
        </w:rPr>
        <w:t>Be</w:t>
      </w:r>
      <w:r w:rsidR="007D251D">
        <w:rPr>
          <w:color w:val="000000" w:themeColor="text1"/>
        </w:rPr>
        <w:t xml:space="preserve">sta túlkun á svörun þátttakenda fengist líklegast með því </w:t>
      </w:r>
      <w:r w:rsidRPr="00B936AC">
        <w:rPr>
          <w:color w:val="000000" w:themeColor="text1"/>
        </w:rPr>
        <w:t xml:space="preserve">að skoða dreifingu einstakra atriða eitt og sér eins og gert var í greiningu hjá Sigurgrími </w:t>
      </w:r>
      <w:ins w:id="137" w:author="Aðalheiður Magnúsdóttir - HI" w:date="2023-03-22T10:20:00Z">
        <w:r w:rsidR="00C207F1">
          <w:rPr>
            <w:color w:val="000000" w:themeColor="text1"/>
          </w:rPr>
          <w:t xml:space="preserve">Skúlasyni </w:t>
        </w:r>
      </w:ins>
      <w:r w:rsidRPr="00B936AC">
        <w:rPr>
          <w:color w:val="000000" w:themeColor="text1"/>
        </w:rPr>
        <w:t xml:space="preserve">o.fl. (2022). </w:t>
      </w:r>
      <w:r w:rsidR="007D251D">
        <w:rPr>
          <w:color w:val="000000" w:themeColor="text1"/>
        </w:rPr>
        <w:t>Líkanið fyrir forsjáraðila í p</w:t>
      </w:r>
      <w:r w:rsidRPr="00B936AC">
        <w:rPr>
          <w:color w:val="000000" w:themeColor="text1"/>
        </w:rPr>
        <w:t>rófhlut</w:t>
      </w:r>
      <w:r w:rsidR="007D251D">
        <w:rPr>
          <w:color w:val="000000" w:themeColor="text1"/>
        </w:rPr>
        <w:t>a</w:t>
      </w:r>
      <w:r w:rsidRPr="00B936AC">
        <w:rPr>
          <w:color w:val="000000" w:themeColor="text1"/>
        </w:rPr>
        <w:t xml:space="preserve"> B </w:t>
      </w:r>
      <w:r w:rsidR="007D251D">
        <w:rPr>
          <w:color w:val="000000" w:themeColor="text1"/>
        </w:rPr>
        <w:t xml:space="preserve">reyndist gefa ásættanleg </w:t>
      </w:r>
      <w:r w:rsidRPr="00B936AC">
        <w:rPr>
          <w:color w:val="000000" w:themeColor="text1"/>
        </w:rPr>
        <w:t>mátgæði</w:t>
      </w:r>
      <w:r w:rsidR="007D251D">
        <w:rPr>
          <w:color w:val="000000" w:themeColor="text1"/>
        </w:rPr>
        <w:t>. Hinsvegar gekk það verr að fá nákvæmt líkan fyrir starfsfólk skóla, en starfsfólk skóla samanstendur af töluvert færri þátttakendum</w:t>
      </w:r>
      <w:r w:rsidRPr="00B936AC">
        <w:rPr>
          <w:color w:val="000000" w:themeColor="text1"/>
        </w:rPr>
        <w:t>.</w:t>
      </w:r>
      <w:r w:rsidR="007D251D">
        <w:rPr>
          <w:color w:val="000000" w:themeColor="text1"/>
        </w:rPr>
        <w:t xml:space="preserve"> Það gæti því værið nægjanlegt að fá fleiri þátttakendur á meðal starfsfólk skóla til þess að </w:t>
      </w:r>
      <w:r w:rsidR="00026822">
        <w:rPr>
          <w:color w:val="000000" w:themeColor="text1"/>
        </w:rPr>
        <w:t>fá haldbærari niðurstöður. Hinsvegar benda</w:t>
      </w:r>
      <w:r w:rsidRPr="00B936AC">
        <w:rPr>
          <w:color w:val="000000" w:themeColor="text1"/>
        </w:rPr>
        <w:t xml:space="preserve"> líkönin til þess að þátttakendur séu </w:t>
      </w:r>
      <w:r w:rsidR="00C57100" w:rsidRPr="00B936AC">
        <w:rPr>
          <w:color w:val="000000" w:themeColor="text1"/>
        </w:rPr>
        <w:t xml:space="preserve">líklegri til að vera </w:t>
      </w:r>
      <w:r w:rsidRPr="00B936AC">
        <w:rPr>
          <w:color w:val="000000" w:themeColor="text1"/>
        </w:rPr>
        <w:t>með jákvætt viðhorf gagnavart prófhluta B.</w:t>
      </w:r>
      <w:r w:rsidR="00C57100" w:rsidRPr="00B936AC">
        <w:rPr>
          <w:color w:val="000000" w:themeColor="text1"/>
        </w:rPr>
        <w:t xml:space="preserve"> Þetta má sjá á staðsetningu aðgreiningar- og þyngdarstuðla, en </w:t>
      </w:r>
      <w:del w:id="138" w:author="Aðalheiður Magnúsdóttir - HI" w:date="2023-03-22T10:21:00Z">
        <w:r w:rsidR="00C57100" w:rsidRPr="00B936AC" w:rsidDel="00C207F1">
          <w:rPr>
            <w:color w:val="000000" w:themeColor="text1"/>
          </w:rPr>
          <w:delText xml:space="preserve">þeir </w:delText>
        </w:r>
      </w:del>
      <w:commentRangeStart w:id="139"/>
      <w:ins w:id="140" w:author="Aðalheiður Magnúsdóttir - HI" w:date="2023-03-22T10:21:00Z">
        <w:r w:rsidR="00C207F1">
          <w:rPr>
            <w:color w:val="000000" w:themeColor="text1"/>
          </w:rPr>
          <w:t>þyngdarstuðlar</w:t>
        </w:r>
        <w:r w:rsidR="00C207F1" w:rsidRPr="00B936AC">
          <w:rPr>
            <w:color w:val="000000" w:themeColor="text1"/>
          </w:rPr>
          <w:t xml:space="preserve"> </w:t>
        </w:r>
        <w:commentRangeEnd w:id="139"/>
        <w:r w:rsidR="00C207F1">
          <w:rPr>
            <w:rStyle w:val="CommentReference"/>
          </w:rPr>
          <w:commentReference w:id="139"/>
        </w:r>
      </w:ins>
      <w:r w:rsidR="00C57100" w:rsidRPr="00B936AC">
        <w:rPr>
          <w:color w:val="000000" w:themeColor="text1"/>
        </w:rPr>
        <w:t xml:space="preserve">eru almennt </w:t>
      </w:r>
      <w:del w:id="141" w:author="Aðalheiður Magnúsdóttir - HI" w:date="2023-03-22T10:21:00Z">
        <w:r w:rsidR="00C57100" w:rsidRPr="00B936AC" w:rsidDel="00C207F1">
          <w:rPr>
            <w:color w:val="000000" w:themeColor="text1"/>
          </w:rPr>
          <w:delText xml:space="preserve">séð </w:delText>
        </w:r>
      </w:del>
      <w:r w:rsidR="00C57100" w:rsidRPr="00B936AC">
        <w:rPr>
          <w:color w:val="000000" w:themeColor="text1"/>
        </w:rPr>
        <w:t>neikvæðir sem bendir til þess að meirihluti þátttakenda séu líklegir til þess að vera með jákvætt viðhorf. Prófhluti C reyndist gefa bestu mátgæðin ásamt því að gefa mjög sk</w:t>
      </w:r>
      <w:r w:rsidR="009A19C3">
        <w:rPr>
          <w:color w:val="000000" w:themeColor="text1"/>
        </w:rPr>
        <w:t xml:space="preserve">ýr </w:t>
      </w:r>
      <w:r w:rsidR="00C57100" w:rsidRPr="00B936AC">
        <w:rPr>
          <w:color w:val="000000" w:themeColor="text1"/>
        </w:rPr>
        <w:t xml:space="preserve">hlutaskil </w:t>
      </w:r>
      <w:r w:rsidR="009A19C3">
        <w:rPr>
          <w:color w:val="000000" w:themeColor="text1"/>
        </w:rPr>
        <w:t xml:space="preserve">í </w:t>
      </w:r>
      <w:r w:rsidR="00C57100" w:rsidRPr="00B936AC">
        <w:rPr>
          <w:color w:val="000000" w:themeColor="text1"/>
        </w:rPr>
        <w:t>aðgreiningar- og þyngdarstuðl</w:t>
      </w:r>
      <w:r w:rsidR="009A19C3">
        <w:rPr>
          <w:color w:val="000000" w:themeColor="text1"/>
        </w:rPr>
        <w:t>um</w:t>
      </w:r>
      <w:r w:rsidR="00C57100" w:rsidRPr="00B936AC">
        <w:rPr>
          <w:color w:val="000000" w:themeColor="text1"/>
        </w:rPr>
        <w:t xml:space="preserve">. Hinsvegar þá </w:t>
      </w:r>
      <w:r w:rsidR="00E147F4">
        <w:rPr>
          <w:color w:val="000000" w:themeColor="text1"/>
        </w:rPr>
        <w:t>er</w:t>
      </w:r>
      <w:r w:rsidR="00C57100" w:rsidRPr="00B936AC">
        <w:rPr>
          <w:color w:val="000000" w:themeColor="text1"/>
        </w:rPr>
        <w:t xml:space="preserve"> yfirgnæfandi meirihluti </w:t>
      </w:r>
      <w:r w:rsidR="00E147F4">
        <w:rPr>
          <w:color w:val="000000" w:themeColor="text1"/>
        </w:rPr>
        <w:t xml:space="preserve">að lenda </w:t>
      </w:r>
      <w:r w:rsidR="00C57100" w:rsidRPr="00B936AC">
        <w:rPr>
          <w:color w:val="000000" w:themeColor="text1"/>
        </w:rPr>
        <w:t>langt fyrir ofan 0</w:t>
      </w:r>
      <w:r w:rsidR="00E147F4">
        <w:rPr>
          <w:color w:val="000000" w:themeColor="text1"/>
        </w:rPr>
        <w:t xml:space="preserve"> sem bendir til þess að þátttakendur séu mjög líklegir til þess að vera með jákvætt viðhorf gagnvart prófhluta C. </w:t>
      </w:r>
      <w:r w:rsidR="00401F48">
        <w:rPr>
          <w:color w:val="000000" w:themeColor="text1"/>
        </w:rPr>
        <w:t>Þrátt fyrir það að markmið þessarar greiningu sé að g</w:t>
      </w:r>
      <w:ins w:id="142" w:author="Aðalheiður Magnúsdóttir - HI" w:date="2023-03-22T10:21:00Z">
        <w:r w:rsidR="00C207F1">
          <w:rPr>
            <w:color w:val="000000" w:themeColor="text1"/>
          </w:rPr>
          <w:t>reina</w:t>
        </w:r>
      </w:ins>
      <w:r w:rsidR="00401F48">
        <w:rPr>
          <w:color w:val="000000" w:themeColor="text1"/>
        </w:rPr>
        <w:t xml:space="preserve"> á milli jákvæðs og neikvæðs viðhorfs þá</w:t>
      </w:r>
      <w:r w:rsidR="00B936AC" w:rsidRPr="00B936AC">
        <w:rPr>
          <w:color w:val="000000" w:themeColor="text1"/>
        </w:rPr>
        <w:t xml:space="preserve"> </w:t>
      </w:r>
      <w:r w:rsidR="00C57100" w:rsidRPr="00B936AC">
        <w:rPr>
          <w:color w:val="000000" w:themeColor="text1"/>
        </w:rPr>
        <w:t xml:space="preserve">gæti </w:t>
      </w:r>
      <w:r w:rsidR="00401F48">
        <w:rPr>
          <w:color w:val="000000" w:themeColor="text1"/>
        </w:rPr>
        <w:t>það</w:t>
      </w:r>
      <w:r w:rsidR="00C57100" w:rsidRPr="00B936AC">
        <w:rPr>
          <w:color w:val="000000" w:themeColor="text1"/>
        </w:rPr>
        <w:t xml:space="preserve"> verið nytsamlegt að gera ítarlegri greiningu með </w:t>
      </w:r>
      <w:r w:rsidR="00401F48">
        <w:rPr>
          <w:color w:val="000000" w:themeColor="text1"/>
        </w:rPr>
        <w:t xml:space="preserve">t.d. </w:t>
      </w:r>
      <w:r w:rsidR="00C57100" w:rsidRPr="00B936AC">
        <w:rPr>
          <w:color w:val="000000" w:themeColor="text1"/>
        </w:rPr>
        <w:t>fjölkosta líkani</w:t>
      </w:r>
      <w:r w:rsidR="00B936AC" w:rsidRPr="00B936AC">
        <w:rPr>
          <w:color w:val="000000" w:themeColor="text1"/>
        </w:rPr>
        <w:t xml:space="preserve"> á</w:t>
      </w:r>
      <w:r w:rsidR="00C57100" w:rsidRPr="00B936AC">
        <w:rPr>
          <w:color w:val="000000" w:themeColor="text1"/>
        </w:rPr>
        <w:t xml:space="preserve"> milli mis</w:t>
      </w:r>
      <w:del w:id="143" w:author="Aðalheiður Magnúsdóttir - HI" w:date="2023-03-22T10:21:00Z">
        <w:r w:rsidR="00C57100" w:rsidRPr="00B936AC" w:rsidDel="00C207F1">
          <w:rPr>
            <w:color w:val="000000" w:themeColor="text1"/>
          </w:rPr>
          <w:delText xml:space="preserve"> </w:delText>
        </w:r>
      </w:del>
      <w:r w:rsidR="00C57100" w:rsidRPr="00B936AC">
        <w:rPr>
          <w:color w:val="000000" w:themeColor="text1"/>
        </w:rPr>
        <w:t>jákvæðra viðhorfa</w:t>
      </w:r>
      <w:r w:rsidR="00401F48">
        <w:rPr>
          <w:color w:val="000000" w:themeColor="text1"/>
        </w:rPr>
        <w:t xml:space="preserve"> og athuga hvort það sé munur í svarmynstri þeirra sem eru með jákvætt viðhorf gegn þeim sem eru með mjög jákvætt viðhorf. </w:t>
      </w:r>
    </w:p>
    <w:p w14:paraId="37B3DB9E" w14:textId="09FD1C9C" w:rsidR="00F56AE2" w:rsidRPr="006D272F" w:rsidRDefault="00290746" w:rsidP="00026822">
      <w:pPr>
        <w:spacing w:line="240" w:lineRule="auto"/>
        <w:ind w:firstLine="0"/>
        <w:rPr>
          <w:color w:val="FF0000"/>
        </w:rPr>
      </w:pPr>
      <w:r>
        <w:rPr>
          <w:color w:val="FF0000"/>
        </w:rPr>
        <w:br w:type="page"/>
      </w:r>
    </w:p>
    <w:p w14:paraId="3C45681B" w14:textId="5629D2EB" w:rsidR="009D255B" w:rsidRPr="006D272F" w:rsidRDefault="00F56AE2" w:rsidP="00425437">
      <w:pPr>
        <w:pStyle w:val="Heading1"/>
      </w:pPr>
      <w:r w:rsidRPr="006D272F">
        <w:lastRenderedPageBreak/>
        <w:t>Heimildir</w:t>
      </w:r>
    </w:p>
    <w:p w14:paraId="1D8D56F1" w14:textId="40AB47F5"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Pr="006D272F" w:rsidRDefault="00E90C03" w:rsidP="00E90C03">
      <w:pPr>
        <w:ind w:firstLine="0"/>
      </w:pPr>
      <w:r w:rsidRPr="006D272F">
        <w:t>de Ayla, R. J. (2022). The Theory and Practice of Item Response Theory. The Guilford Press.</w:t>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 xml:space="preserve">Framtíðarstefna um samræmt námsmat: </w:t>
      </w:r>
      <w:r w:rsidRPr="006D272F">
        <w:rPr>
          <w:rFonts w:cs="Times New Roman"/>
          <w:i/>
          <w:iCs/>
          <w:szCs w:val="24"/>
        </w:rPr>
        <w:lastRenderedPageBreak/>
        <w:t>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ðalheiður Magnúsdóttir - HI" w:date="2023-03-22T10:02:00Z" w:initials="AMH">
    <w:p w14:paraId="3A68B647" w14:textId="77777777" w:rsidR="00554D12" w:rsidRDefault="00554D12" w:rsidP="006F6F83">
      <w:pPr>
        <w:pStyle w:val="CommentText"/>
        <w:ind w:firstLine="0"/>
      </w:pPr>
      <w:r>
        <w:rPr>
          <w:rStyle w:val="CommentReference"/>
        </w:rPr>
        <w:annotationRef/>
      </w:r>
      <w:r>
        <w:t>Flottur titill!</w:t>
      </w:r>
    </w:p>
  </w:comment>
  <w:comment w:id="1" w:author="Aðalheiður Magnúsdóttir - HI" w:date="2023-03-22T10:23:00Z" w:initials="AMH">
    <w:p w14:paraId="33189D4F" w14:textId="77777777" w:rsidR="00AA30CF" w:rsidRDefault="00AA30CF" w:rsidP="00CA32BC">
      <w:pPr>
        <w:pStyle w:val="CommentText"/>
        <w:ind w:firstLine="0"/>
      </w:pPr>
      <w:r>
        <w:rPr>
          <w:rStyle w:val="CommentReference"/>
        </w:rPr>
        <w:annotationRef/>
      </w:r>
      <w:r>
        <w:t>Skv. APA á að vera fullt nafn fyrir íslenska höfunda</w:t>
      </w:r>
    </w:p>
  </w:comment>
  <w:comment w:id="2" w:author="Aðalheiður Magnúsdóttir - HI" w:date="2023-03-22T10:23:00Z" w:initials="AMH">
    <w:p w14:paraId="5C45361B" w14:textId="77777777" w:rsidR="00AA30CF" w:rsidRDefault="00AA30CF" w:rsidP="00BF406B">
      <w:pPr>
        <w:pStyle w:val="CommentText"/>
        <w:ind w:firstLine="0"/>
      </w:pPr>
      <w:r>
        <w:rPr>
          <w:rStyle w:val="CommentReference"/>
        </w:rPr>
        <w:annotationRef/>
      </w:r>
      <w:r>
        <w:t>Þ.e.a.s ef greinin er skrifuð á íslensku</w:t>
      </w:r>
    </w:p>
  </w:comment>
  <w:comment w:id="3" w:author="Aðalheiður Magnúsdóttir - HI" w:date="2023-03-22T10:24:00Z" w:initials="AMH">
    <w:p w14:paraId="521F11A5" w14:textId="77777777" w:rsidR="00AA30CF" w:rsidRDefault="00AA30CF" w:rsidP="005D3DEF">
      <w:pPr>
        <w:pStyle w:val="CommentText"/>
        <w:ind w:firstLine="0"/>
      </w:pPr>
      <w:r>
        <w:rPr>
          <w:rStyle w:val="CommentReference"/>
        </w:rPr>
        <w:annotationRef/>
      </w:r>
      <w:r>
        <w:t>Sama hér (eflaust samt smáatriði sem Sigurgrímur leggur ekki mikla eða enga áherslu á)</w:t>
      </w:r>
    </w:p>
  </w:comment>
  <w:comment w:id="7" w:author="Aðalheiður Magnúsdóttir - HI" w:date="2023-03-22T10:25:00Z" w:initials="AMH">
    <w:p w14:paraId="0C54269F" w14:textId="77777777" w:rsidR="00AA30CF" w:rsidRDefault="00AA30CF" w:rsidP="00986B43">
      <w:pPr>
        <w:pStyle w:val="CommentText"/>
        <w:ind w:firstLine="0"/>
      </w:pPr>
      <w:r>
        <w:rPr>
          <w:rStyle w:val="CommentReference"/>
        </w:rPr>
        <w:annotationRef/>
      </w:r>
      <w:r>
        <w:t>Myndi vísa í töflunna hér, t.d. sjá töflu 1.</w:t>
      </w:r>
    </w:p>
  </w:comment>
  <w:comment w:id="8" w:author="Aðalheiður Magnúsdóttir - HI" w:date="2023-03-22T10:02:00Z" w:initials="AMH">
    <w:p w14:paraId="1DB38844" w14:textId="5ABAF4AB" w:rsidR="00554D12" w:rsidRDefault="00554D12" w:rsidP="00FE41BA">
      <w:pPr>
        <w:pStyle w:val="CommentText"/>
        <w:ind w:firstLine="0"/>
      </w:pPr>
      <w:r>
        <w:rPr>
          <w:rStyle w:val="CommentReference"/>
        </w:rPr>
        <w:annotationRef/>
      </w:r>
      <w:r>
        <w:t>Er það ekki bara Revelle? Ekki tvisvar</w:t>
      </w:r>
    </w:p>
  </w:comment>
  <w:comment w:id="9" w:author="Aðalheiður Magnúsdóttir - HI" w:date="2023-03-22T10:02:00Z" w:initials="AMH">
    <w:p w14:paraId="76A47534" w14:textId="77777777" w:rsidR="00554D12" w:rsidRDefault="00554D12" w:rsidP="00B73403">
      <w:pPr>
        <w:pStyle w:val="CommentText"/>
        <w:ind w:firstLine="0"/>
      </w:pPr>
      <w:r>
        <w:rPr>
          <w:rStyle w:val="CommentReference"/>
        </w:rPr>
        <w:annotationRef/>
      </w:r>
      <w:r>
        <w:t>Sama hér</w:t>
      </w:r>
    </w:p>
  </w:comment>
  <w:comment w:id="13" w:author="Aðalheiður Magnúsdóttir - HI" w:date="2023-03-22T10:26:00Z" w:initials="AMH">
    <w:p w14:paraId="27E605DB" w14:textId="77777777" w:rsidR="00AA30CF" w:rsidRDefault="00AA30CF" w:rsidP="00F637C0">
      <w:pPr>
        <w:pStyle w:val="CommentText"/>
        <w:ind w:firstLine="0"/>
      </w:pPr>
      <w:r>
        <w:rPr>
          <w:rStyle w:val="CommentReference"/>
        </w:rPr>
        <w:annotationRef/>
      </w:r>
      <w:r>
        <w:t>Til að allt sé í samræmi, þ.e. notir alltaf það sama</w:t>
      </w:r>
    </w:p>
  </w:comment>
  <w:comment w:id="20" w:author="Aðalheiður Magnúsdóttir - HI" w:date="2023-03-22T10:29:00Z" w:initials="AMH">
    <w:p w14:paraId="631D7ED7" w14:textId="77777777" w:rsidR="00AA30CF" w:rsidRDefault="00AA30CF" w:rsidP="00604F08">
      <w:pPr>
        <w:pStyle w:val="CommentText"/>
        <w:ind w:firstLine="0"/>
      </w:pPr>
      <w:r>
        <w:rPr>
          <w:rStyle w:val="CommentReference"/>
        </w:rPr>
        <w:annotationRef/>
      </w:r>
      <w:r>
        <w:t xml:space="preserve">Gætir sagt t.d. hér: meðaltal á heildarskori fyrir prófhluta er X af X með staðalfrávik hjá forsjáraðilum OG X af  X með staðalfrávik upp á X fyrir starfsfólk skóla. </w:t>
      </w:r>
    </w:p>
  </w:comment>
  <w:comment w:id="21" w:author="Aðalheiður Magnúsdóttir - HI" w:date="2023-03-22T10:29:00Z" w:initials="AMH">
    <w:p w14:paraId="2878E6A4" w14:textId="77777777" w:rsidR="00AA30CF" w:rsidRDefault="00AA30CF" w:rsidP="00532372">
      <w:pPr>
        <w:pStyle w:val="CommentText"/>
        <w:ind w:firstLine="0"/>
      </w:pPr>
      <w:r>
        <w:rPr>
          <w:rStyle w:val="CommentReference"/>
        </w:rPr>
        <w:annotationRef/>
      </w:r>
      <w:r>
        <w:t>Minnkar kannski aðeins endurtekninguna að blanda setningunum saman</w:t>
      </w:r>
    </w:p>
  </w:comment>
  <w:comment w:id="22" w:author="Aðalheiður Magnúsdóttir - HI" w:date="2023-03-22T10:30:00Z" w:initials="AMH">
    <w:p w14:paraId="14CA7347" w14:textId="77777777" w:rsidR="00AA30CF" w:rsidRDefault="00AA30CF" w:rsidP="006C075A">
      <w:pPr>
        <w:pStyle w:val="CommentText"/>
        <w:ind w:firstLine="0"/>
      </w:pPr>
      <w:r>
        <w:rPr>
          <w:rStyle w:val="CommentReference"/>
        </w:rPr>
        <w:annotationRef/>
      </w:r>
      <w:r>
        <w:t>Sama með hinar setningarnar, setja sumstaðar kannski meðaltal atriða fyrir prófhluta X hjá forsjáraðilum er X til X með staðalfrávik X og hjá starfsfólki skóla X til X með staðalfrávik X</w:t>
      </w:r>
    </w:p>
  </w:comment>
  <w:comment w:id="23" w:author="Aðalheiður Magnúsdóttir - HI" w:date="2023-03-22T10:30:00Z" w:initials="AMH">
    <w:p w14:paraId="4181B16C" w14:textId="77777777" w:rsidR="00AA30CF" w:rsidRDefault="00AA30CF" w:rsidP="006E7787">
      <w:pPr>
        <w:pStyle w:val="CommentText"/>
        <w:ind w:firstLine="0"/>
      </w:pPr>
      <w:r>
        <w:rPr>
          <w:rStyle w:val="CommentReference"/>
        </w:rPr>
        <w:annotationRef/>
      </w:r>
      <w:r>
        <w:t>Ekkert must, en minnkar þá aðeins endurtekningu</w:t>
      </w:r>
    </w:p>
  </w:comment>
  <w:comment w:id="24" w:author="Aðalheiður Magnúsdóttir - HI" w:date="2023-03-22T10:04:00Z" w:initials="AMH">
    <w:p w14:paraId="4BFAECF1" w14:textId="63AD8492" w:rsidR="00554D12" w:rsidRDefault="00554D12" w:rsidP="00BA2C07">
      <w:pPr>
        <w:pStyle w:val="CommentText"/>
        <w:ind w:firstLine="0"/>
      </w:pPr>
      <w:r>
        <w:rPr>
          <w:rStyle w:val="CommentReference"/>
        </w:rPr>
        <w:annotationRef/>
      </w:r>
      <w:r>
        <w:t>Vantar til</w:t>
      </w:r>
    </w:p>
  </w:comment>
  <w:comment w:id="29" w:author="Aðalheiður Magnúsdóttir - HI" w:date="2023-03-22T10:31:00Z" w:initials="AMH">
    <w:p w14:paraId="0B55AA8E" w14:textId="77777777" w:rsidR="00AA30CF" w:rsidRDefault="00AA30CF" w:rsidP="00D61C4B">
      <w:pPr>
        <w:pStyle w:val="CommentText"/>
        <w:ind w:firstLine="0"/>
      </w:pPr>
      <w:r>
        <w:rPr>
          <w:rStyle w:val="CommentReference"/>
        </w:rPr>
        <w:annotationRef/>
      </w:r>
      <w:r>
        <w:t>Ekki með þetta skráletrað neinstaðar annarstaðar, myndi gera ´það alls staðar eða ekki nein staðar til að tryggja samræmi</w:t>
      </w:r>
    </w:p>
  </w:comment>
  <w:comment w:id="41" w:author="Aðalheiður Magnúsdóttir - HI" w:date="2023-03-22T10:08:00Z" w:initials="AMH">
    <w:p w14:paraId="0211E641" w14:textId="4C4B5FF9" w:rsidR="00554D12" w:rsidRDefault="00554D12" w:rsidP="004A4B0C">
      <w:pPr>
        <w:pStyle w:val="CommentText"/>
        <w:ind w:firstLine="0"/>
      </w:pPr>
      <w:r>
        <w:rPr>
          <w:rStyle w:val="CommentReference"/>
        </w:rPr>
        <w:annotationRef/>
      </w:r>
      <w:r>
        <w:t>Hvar hlutskipti eiga sér stað?</w:t>
      </w:r>
    </w:p>
  </w:comment>
  <w:comment w:id="47" w:author="Aðalheiður Magnúsdóttir - HI" w:date="2023-03-22T10:10:00Z" w:initials="AMH">
    <w:p w14:paraId="7EF7BDEA" w14:textId="77777777" w:rsidR="00554D12" w:rsidRDefault="00554D12" w:rsidP="00152433">
      <w:pPr>
        <w:pStyle w:val="CommentText"/>
        <w:ind w:firstLine="0"/>
      </w:pPr>
      <w:r>
        <w:rPr>
          <w:rStyle w:val="CommentReference"/>
        </w:rPr>
        <w:annotationRef/>
      </w:r>
      <w:r>
        <w:t>Myndi hafa þetta ópersónulegt</w:t>
      </w:r>
    </w:p>
  </w:comment>
  <w:comment w:id="81" w:author="Aðalheiður Magnúsdóttir - HI" w:date="2023-03-22T10:14:00Z" w:initials="AMH">
    <w:p w14:paraId="6F798655" w14:textId="77777777" w:rsidR="00C207F1" w:rsidRDefault="00C207F1" w:rsidP="00700B43">
      <w:pPr>
        <w:pStyle w:val="CommentText"/>
        <w:ind w:firstLine="0"/>
      </w:pPr>
      <w:r>
        <w:rPr>
          <w:rStyle w:val="CommentReference"/>
        </w:rPr>
        <w:annotationRef/>
      </w:r>
      <w:r>
        <w:t>Ca. er enskt, nota u.þ.b frekar</w:t>
      </w:r>
    </w:p>
  </w:comment>
  <w:comment w:id="88" w:author="Aðalheiður Magnúsdóttir - HI" w:date="2023-03-22T10:15:00Z" w:initials="AMH">
    <w:p w14:paraId="5D876918" w14:textId="77777777" w:rsidR="00C207F1" w:rsidRDefault="00C207F1" w:rsidP="003600DB">
      <w:pPr>
        <w:pStyle w:val="CommentText"/>
        <w:ind w:firstLine="0"/>
      </w:pPr>
      <w:r>
        <w:rPr>
          <w:rStyle w:val="CommentReference"/>
        </w:rPr>
        <w:annotationRef/>
      </w:r>
      <w:r>
        <w:t>Á þetta ekki að vera einhver önnur mynd?</w:t>
      </w:r>
    </w:p>
  </w:comment>
  <w:comment w:id="100" w:author="Aðalheiður Magnúsdóttir - HI" w:date="2023-03-22T10:16:00Z" w:initials="AMH">
    <w:p w14:paraId="7FF99565" w14:textId="77777777" w:rsidR="00C207F1" w:rsidRDefault="00C207F1" w:rsidP="00A55573">
      <w:pPr>
        <w:pStyle w:val="CommentText"/>
        <w:ind w:firstLine="0"/>
      </w:pPr>
      <w:r>
        <w:rPr>
          <w:rStyle w:val="CommentReference"/>
        </w:rPr>
        <w:annotationRef/>
      </w:r>
      <w:r>
        <w:t>Fyrir prófhluta B og A?</w:t>
      </w:r>
    </w:p>
  </w:comment>
  <w:comment w:id="139" w:author="Aðalheiður Magnúsdóttir - HI" w:date="2023-03-22T10:21:00Z" w:initials="AMH">
    <w:p w14:paraId="37D520CC" w14:textId="77777777" w:rsidR="00C207F1" w:rsidRDefault="00C207F1" w:rsidP="00A16D34">
      <w:pPr>
        <w:pStyle w:val="CommentText"/>
        <w:ind w:firstLine="0"/>
      </w:pPr>
      <w:r>
        <w:rPr>
          <w:rStyle w:val="CommentReference"/>
        </w:rPr>
        <w:annotationRef/>
      </w:r>
      <w:r>
        <w:t>Var eins og þú værir að segja að aðgreiningarstuðlarnir séu líka neikvæðir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68B647" w15:done="0"/>
  <w15:commentEx w15:paraId="33189D4F" w15:done="0"/>
  <w15:commentEx w15:paraId="5C45361B" w15:paraIdParent="33189D4F" w15:done="0"/>
  <w15:commentEx w15:paraId="521F11A5" w15:done="0"/>
  <w15:commentEx w15:paraId="0C54269F" w15:done="0"/>
  <w15:commentEx w15:paraId="1DB38844" w15:done="0"/>
  <w15:commentEx w15:paraId="76A47534" w15:done="0"/>
  <w15:commentEx w15:paraId="27E605DB" w15:done="0"/>
  <w15:commentEx w15:paraId="631D7ED7" w15:done="0"/>
  <w15:commentEx w15:paraId="2878E6A4" w15:paraIdParent="631D7ED7" w15:done="0"/>
  <w15:commentEx w15:paraId="14CA7347" w15:paraIdParent="631D7ED7" w15:done="0"/>
  <w15:commentEx w15:paraId="4181B16C" w15:paraIdParent="631D7ED7" w15:done="0"/>
  <w15:commentEx w15:paraId="4BFAECF1" w15:done="0"/>
  <w15:commentEx w15:paraId="0B55AA8E" w15:done="0"/>
  <w15:commentEx w15:paraId="0211E641" w15:done="0"/>
  <w15:commentEx w15:paraId="7EF7BDEA" w15:done="0"/>
  <w15:commentEx w15:paraId="6F798655" w15:done="0"/>
  <w15:commentEx w15:paraId="5D876918" w15:done="0"/>
  <w15:commentEx w15:paraId="7FF99565" w15:done="0"/>
  <w15:commentEx w15:paraId="37D520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5509F" w16cex:dateUtc="2023-03-22T10:02:00Z"/>
  <w16cex:commentExtensible w16cex:durableId="27C555A0" w16cex:dateUtc="2023-03-22T10:23:00Z"/>
  <w16cex:commentExtensible w16cex:durableId="27C555AC" w16cex:dateUtc="2023-03-22T10:23:00Z"/>
  <w16cex:commentExtensible w16cex:durableId="27C555C3" w16cex:dateUtc="2023-03-22T10:24:00Z"/>
  <w16cex:commentExtensible w16cex:durableId="27C55613" w16cex:dateUtc="2023-03-22T10:25:00Z"/>
  <w16cex:commentExtensible w16cex:durableId="27C550AD" w16cex:dateUtc="2023-03-22T10:02:00Z"/>
  <w16cex:commentExtensible w16cex:durableId="27C550B8" w16cex:dateUtc="2023-03-22T10:02:00Z"/>
  <w16cex:commentExtensible w16cex:durableId="27C55660" w16cex:dateUtc="2023-03-22T10:26:00Z"/>
  <w16cex:commentExtensible w16cex:durableId="27C55701" w16cex:dateUtc="2023-03-22T10:29:00Z"/>
  <w16cex:commentExtensible w16cex:durableId="27C5570C" w16cex:dateUtc="2023-03-22T10:29:00Z"/>
  <w16cex:commentExtensible w16cex:durableId="27C55740" w16cex:dateUtc="2023-03-22T10:30:00Z"/>
  <w16cex:commentExtensible w16cex:durableId="27C55754" w16cex:dateUtc="2023-03-22T10:30:00Z"/>
  <w16cex:commentExtensible w16cex:durableId="27C5512F" w16cex:dateUtc="2023-03-22T10:04:00Z"/>
  <w16cex:commentExtensible w16cex:durableId="27C5578C" w16cex:dateUtc="2023-03-22T10:31:00Z"/>
  <w16cex:commentExtensible w16cex:durableId="27C55236" w16cex:dateUtc="2023-03-22T10:08:00Z"/>
  <w16cex:commentExtensible w16cex:durableId="27C552A1" w16cex:dateUtc="2023-03-22T10:10:00Z"/>
  <w16cex:commentExtensible w16cex:durableId="27C553A1" w16cex:dateUtc="2023-03-22T10:14:00Z"/>
  <w16cex:commentExtensible w16cex:durableId="27C553C3" w16cex:dateUtc="2023-03-22T10:15:00Z"/>
  <w16cex:commentExtensible w16cex:durableId="27C5540B" w16cex:dateUtc="2023-03-22T10:16:00Z"/>
  <w16cex:commentExtensible w16cex:durableId="27C55522" w16cex:dateUtc="2023-03-22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68B647" w16cid:durableId="27C5509F"/>
  <w16cid:commentId w16cid:paraId="33189D4F" w16cid:durableId="27C555A0"/>
  <w16cid:commentId w16cid:paraId="5C45361B" w16cid:durableId="27C555AC"/>
  <w16cid:commentId w16cid:paraId="521F11A5" w16cid:durableId="27C555C3"/>
  <w16cid:commentId w16cid:paraId="0C54269F" w16cid:durableId="27C55613"/>
  <w16cid:commentId w16cid:paraId="1DB38844" w16cid:durableId="27C550AD"/>
  <w16cid:commentId w16cid:paraId="76A47534" w16cid:durableId="27C550B8"/>
  <w16cid:commentId w16cid:paraId="27E605DB" w16cid:durableId="27C55660"/>
  <w16cid:commentId w16cid:paraId="631D7ED7" w16cid:durableId="27C55701"/>
  <w16cid:commentId w16cid:paraId="2878E6A4" w16cid:durableId="27C5570C"/>
  <w16cid:commentId w16cid:paraId="14CA7347" w16cid:durableId="27C55740"/>
  <w16cid:commentId w16cid:paraId="4181B16C" w16cid:durableId="27C55754"/>
  <w16cid:commentId w16cid:paraId="4BFAECF1" w16cid:durableId="27C5512F"/>
  <w16cid:commentId w16cid:paraId="0B55AA8E" w16cid:durableId="27C5578C"/>
  <w16cid:commentId w16cid:paraId="0211E641" w16cid:durableId="27C55236"/>
  <w16cid:commentId w16cid:paraId="7EF7BDEA" w16cid:durableId="27C552A1"/>
  <w16cid:commentId w16cid:paraId="6F798655" w16cid:durableId="27C553A1"/>
  <w16cid:commentId w16cid:paraId="5D876918" w16cid:durableId="27C553C3"/>
  <w16cid:commentId w16cid:paraId="7FF99565" w16cid:durableId="27C5540B"/>
  <w16cid:commentId w16cid:paraId="37D520CC" w16cid:durableId="27C555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77919" w14:textId="77777777" w:rsidR="00EA4607" w:rsidRDefault="00EA4607" w:rsidP="009D255B">
      <w:pPr>
        <w:spacing w:line="240" w:lineRule="auto"/>
      </w:pPr>
      <w:r>
        <w:separator/>
      </w:r>
    </w:p>
  </w:endnote>
  <w:endnote w:type="continuationSeparator" w:id="0">
    <w:p w14:paraId="7E32A698" w14:textId="77777777" w:rsidR="00EA4607" w:rsidRDefault="00EA4607"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2D95" w14:textId="77777777" w:rsidR="00EA4607" w:rsidRDefault="00EA4607" w:rsidP="009D255B">
      <w:pPr>
        <w:spacing w:line="240" w:lineRule="auto"/>
      </w:pPr>
      <w:r>
        <w:separator/>
      </w:r>
    </w:p>
  </w:footnote>
  <w:footnote w:type="continuationSeparator" w:id="0">
    <w:p w14:paraId="436895FF" w14:textId="77777777" w:rsidR="00EA4607" w:rsidRDefault="00EA4607"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ðalheiður Magnúsdóttir - HI">
    <w15:presenceInfo w15:providerId="AD" w15:userId="S::adm7@hi.is::0808ffb6-8237-4832-a86e-5227a1d101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566C"/>
    <w:rsid w:val="00096E61"/>
    <w:rsid w:val="000A37D5"/>
    <w:rsid w:val="000B411A"/>
    <w:rsid w:val="000C0982"/>
    <w:rsid w:val="000E2169"/>
    <w:rsid w:val="000F55A1"/>
    <w:rsid w:val="00103632"/>
    <w:rsid w:val="00103868"/>
    <w:rsid w:val="00123822"/>
    <w:rsid w:val="001246FC"/>
    <w:rsid w:val="00131B79"/>
    <w:rsid w:val="0015555C"/>
    <w:rsid w:val="001640D2"/>
    <w:rsid w:val="00193CC5"/>
    <w:rsid w:val="001949E8"/>
    <w:rsid w:val="001A30FB"/>
    <w:rsid w:val="001A317A"/>
    <w:rsid w:val="001B0A73"/>
    <w:rsid w:val="001B16FB"/>
    <w:rsid w:val="001B710B"/>
    <w:rsid w:val="001E57B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70F2"/>
    <w:rsid w:val="003A222C"/>
    <w:rsid w:val="003C099B"/>
    <w:rsid w:val="003C7E3D"/>
    <w:rsid w:val="003E3CFC"/>
    <w:rsid w:val="003F6EB0"/>
    <w:rsid w:val="00401F48"/>
    <w:rsid w:val="00403CC6"/>
    <w:rsid w:val="00425437"/>
    <w:rsid w:val="0042698C"/>
    <w:rsid w:val="004305B8"/>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A5794"/>
    <w:rsid w:val="007D240D"/>
    <w:rsid w:val="007D251D"/>
    <w:rsid w:val="007F143F"/>
    <w:rsid w:val="007F5A8E"/>
    <w:rsid w:val="008015D2"/>
    <w:rsid w:val="0080354A"/>
    <w:rsid w:val="00803A4C"/>
    <w:rsid w:val="00804FF0"/>
    <w:rsid w:val="00807005"/>
    <w:rsid w:val="00810B5A"/>
    <w:rsid w:val="0081140B"/>
    <w:rsid w:val="008130BC"/>
    <w:rsid w:val="0084379C"/>
    <w:rsid w:val="00884C1C"/>
    <w:rsid w:val="00892808"/>
    <w:rsid w:val="009031A3"/>
    <w:rsid w:val="00903D83"/>
    <w:rsid w:val="009069EF"/>
    <w:rsid w:val="00907CA6"/>
    <w:rsid w:val="00913387"/>
    <w:rsid w:val="00935EEB"/>
    <w:rsid w:val="00936F3C"/>
    <w:rsid w:val="0096063E"/>
    <w:rsid w:val="00963A35"/>
    <w:rsid w:val="0096447F"/>
    <w:rsid w:val="00990DBB"/>
    <w:rsid w:val="009A19C3"/>
    <w:rsid w:val="009C122F"/>
    <w:rsid w:val="009D255B"/>
    <w:rsid w:val="009E58EB"/>
    <w:rsid w:val="00A14142"/>
    <w:rsid w:val="00A213E9"/>
    <w:rsid w:val="00A22896"/>
    <w:rsid w:val="00A33AE6"/>
    <w:rsid w:val="00A501AB"/>
    <w:rsid w:val="00A501C8"/>
    <w:rsid w:val="00A7113C"/>
    <w:rsid w:val="00AA30CF"/>
    <w:rsid w:val="00AA4881"/>
    <w:rsid w:val="00AB6D1A"/>
    <w:rsid w:val="00AE281C"/>
    <w:rsid w:val="00AE33F5"/>
    <w:rsid w:val="00AE6552"/>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F0D32"/>
    <w:rsid w:val="00E147F4"/>
    <w:rsid w:val="00E65789"/>
    <w:rsid w:val="00E67E33"/>
    <w:rsid w:val="00E829F6"/>
    <w:rsid w:val="00E90C03"/>
    <w:rsid w:val="00E95FBC"/>
    <w:rsid w:val="00EA4607"/>
    <w:rsid w:val="00EA72A3"/>
    <w:rsid w:val="00EF278E"/>
    <w:rsid w:val="00F024BE"/>
    <w:rsid w:val="00F10510"/>
    <w:rsid w:val="00F21DF8"/>
    <w:rsid w:val="00F30226"/>
    <w:rsid w:val="00F56AE2"/>
    <w:rsid w:val="00F627F7"/>
    <w:rsid w:val="00F63FE4"/>
    <w:rsid w:val="00F712C4"/>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33</Pages>
  <Words>5143</Words>
  <Characters>29321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Aðalheiður Magnúsdóttir - HI</cp:lastModifiedBy>
  <cp:revision>45</cp:revision>
  <dcterms:created xsi:type="dcterms:W3CDTF">2023-03-05T11:36:00Z</dcterms:created>
  <dcterms:modified xsi:type="dcterms:W3CDTF">2023-03-22T10:41:00Z</dcterms:modified>
</cp:coreProperties>
</file>