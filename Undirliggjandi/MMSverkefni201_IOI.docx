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80C2" w14:textId="4ECC8F6A" w:rsidR="009D255B" w:rsidRPr="006D272F" w:rsidRDefault="009D255B" w:rsidP="009D255B">
      <w:pPr>
        <w:spacing w:line="240" w:lineRule="auto"/>
        <w:ind w:firstLine="0"/>
      </w:pPr>
    </w:p>
    <w:p w14:paraId="18A6C48E" w14:textId="50CF3667" w:rsidR="009D255B" w:rsidRPr="006D272F" w:rsidRDefault="009D255B" w:rsidP="009D255B">
      <w:pPr>
        <w:spacing w:line="240" w:lineRule="auto"/>
        <w:ind w:firstLine="0"/>
      </w:pPr>
    </w:p>
    <w:p w14:paraId="3866FDD0" w14:textId="6223D9B8" w:rsidR="009D255B" w:rsidRPr="006D272F" w:rsidRDefault="009D255B" w:rsidP="009D255B">
      <w:pPr>
        <w:spacing w:line="240" w:lineRule="auto"/>
        <w:ind w:firstLine="0"/>
      </w:pPr>
    </w:p>
    <w:p w14:paraId="14645AC9" w14:textId="68FB9CEB" w:rsidR="009D255B" w:rsidRPr="006D272F" w:rsidRDefault="009D255B" w:rsidP="009D255B">
      <w:pPr>
        <w:spacing w:line="240" w:lineRule="auto"/>
        <w:ind w:firstLine="0"/>
      </w:pPr>
    </w:p>
    <w:p w14:paraId="430E1614" w14:textId="0E71DB01" w:rsidR="009D255B" w:rsidRPr="006D272F" w:rsidRDefault="009D255B" w:rsidP="009D255B">
      <w:pPr>
        <w:spacing w:line="240" w:lineRule="auto"/>
        <w:ind w:firstLine="0"/>
      </w:pPr>
    </w:p>
    <w:p w14:paraId="40EB71C1" w14:textId="0D947443" w:rsidR="009D255B" w:rsidRPr="006D272F" w:rsidRDefault="009D255B" w:rsidP="009D255B">
      <w:pPr>
        <w:spacing w:line="240" w:lineRule="auto"/>
        <w:ind w:firstLine="0"/>
      </w:pPr>
    </w:p>
    <w:p w14:paraId="133CDCCC" w14:textId="20EF4944" w:rsidR="00011F52" w:rsidRPr="006D272F" w:rsidRDefault="00011F52" w:rsidP="009D255B">
      <w:pPr>
        <w:spacing w:line="240" w:lineRule="auto"/>
        <w:ind w:firstLine="0"/>
      </w:pPr>
    </w:p>
    <w:p w14:paraId="16DA704D" w14:textId="77777777" w:rsidR="00011F52" w:rsidRPr="006D272F" w:rsidRDefault="00011F52" w:rsidP="009D255B">
      <w:pPr>
        <w:spacing w:line="240" w:lineRule="auto"/>
        <w:ind w:firstLine="0"/>
      </w:pPr>
    </w:p>
    <w:p w14:paraId="4934D1AC" w14:textId="0A5C87EF" w:rsidR="009D255B" w:rsidRPr="006D272F" w:rsidRDefault="009D255B" w:rsidP="009D255B">
      <w:pPr>
        <w:spacing w:line="240" w:lineRule="auto"/>
        <w:ind w:firstLine="0"/>
      </w:pPr>
    </w:p>
    <w:p w14:paraId="1AD78423" w14:textId="58F501EA" w:rsidR="009D255B" w:rsidRPr="006D272F" w:rsidRDefault="009D255B" w:rsidP="009D255B">
      <w:pPr>
        <w:spacing w:line="240" w:lineRule="auto"/>
        <w:ind w:firstLine="0"/>
      </w:pPr>
    </w:p>
    <w:p w14:paraId="4A57479F" w14:textId="77777777" w:rsidR="009D255B" w:rsidRPr="006D272F" w:rsidRDefault="009D255B" w:rsidP="009D255B">
      <w:pPr>
        <w:spacing w:line="240" w:lineRule="auto"/>
        <w:ind w:firstLine="0"/>
        <w:rPr>
          <w:rFonts w:eastAsiaTheme="majorEastAsia"/>
          <w:bCs/>
          <w:color w:val="000000" w:themeColor="text1"/>
        </w:rPr>
      </w:pPr>
    </w:p>
    <w:p w14:paraId="4F1B6766" w14:textId="77777777" w:rsidR="003E3CFC" w:rsidRPr="006D272F" w:rsidRDefault="00011F52" w:rsidP="00011F52">
      <w:pPr>
        <w:pStyle w:val="Title"/>
      </w:pPr>
      <w:commentRangeStart w:id="0"/>
      <w:commentRangeStart w:id="1"/>
      <w:r w:rsidRPr="006D272F">
        <w:t>Menntamálastofnun</w:t>
      </w:r>
      <w:commentRangeEnd w:id="0"/>
      <w:r w:rsidR="008D5F38">
        <w:rPr>
          <w:rStyle w:val="CommentReference"/>
          <w:b w:val="0"/>
          <w:color w:val="auto"/>
        </w:rPr>
        <w:commentReference w:id="0"/>
      </w:r>
      <w:commentRangeEnd w:id="1"/>
      <w:r w:rsidR="008D5F38">
        <w:rPr>
          <w:rStyle w:val="CommentReference"/>
          <w:b w:val="0"/>
          <w:color w:val="auto"/>
        </w:rPr>
        <w:commentReference w:id="1"/>
      </w:r>
      <w:r w:rsidRPr="006D272F">
        <w:t xml:space="preserve">: </w:t>
      </w:r>
    </w:p>
    <w:p w14:paraId="702FD6D2" w14:textId="377643FF" w:rsidR="009D255B" w:rsidRPr="006D272F" w:rsidRDefault="00011F52" w:rsidP="00011F52">
      <w:pPr>
        <w:pStyle w:val="Title"/>
      </w:pPr>
      <w:r w:rsidRPr="006D272F">
        <w:t xml:space="preserve">greining </w:t>
      </w:r>
      <w:r w:rsidR="003E3CFC" w:rsidRPr="006D272F">
        <w:t xml:space="preserve">á viðhorfi til framtíðarstefnu á samræmdu </w:t>
      </w:r>
      <w:commentRangeStart w:id="2"/>
      <w:r w:rsidR="003E3CFC" w:rsidRPr="006D272F">
        <w:t>námsmati</w:t>
      </w:r>
      <w:commentRangeEnd w:id="2"/>
      <w:r w:rsidR="00554D12">
        <w:rPr>
          <w:rStyle w:val="CommentReference"/>
          <w:b w:val="0"/>
          <w:color w:val="auto"/>
        </w:rPr>
        <w:commentReference w:id="2"/>
      </w:r>
    </w:p>
    <w:p w14:paraId="76512FAB" w14:textId="2E960270" w:rsidR="009D255B" w:rsidRPr="006D272F" w:rsidRDefault="009D255B" w:rsidP="009D255B">
      <w:pPr>
        <w:ind w:firstLine="0"/>
        <w:jc w:val="center"/>
        <w:rPr>
          <w:color w:val="000000" w:themeColor="text1"/>
        </w:rPr>
      </w:pPr>
      <w:r w:rsidRPr="006D272F">
        <w:rPr>
          <w:b/>
          <w:color w:val="000000" w:themeColor="text1"/>
        </w:rPr>
        <w:t xml:space="preserve">Verkefni </w:t>
      </w:r>
      <w:r w:rsidRPr="006D272F">
        <w:rPr>
          <w:b/>
          <w:bCs/>
          <w:color w:val="000000" w:themeColor="text1"/>
        </w:rPr>
        <w:t>201</w:t>
      </w:r>
    </w:p>
    <w:p w14:paraId="239EBD37" w14:textId="77777777" w:rsidR="009D255B" w:rsidRPr="006D272F" w:rsidRDefault="009D255B" w:rsidP="00011F52">
      <w:pPr>
        <w:pStyle w:val="Title"/>
      </w:pPr>
    </w:p>
    <w:p w14:paraId="1BCDB7D5" w14:textId="77777777" w:rsidR="009D255B" w:rsidRPr="006D272F" w:rsidRDefault="009D255B" w:rsidP="00011F52">
      <w:pPr>
        <w:pStyle w:val="Title"/>
        <w:rPr>
          <w:b w:val="0"/>
          <w:bCs/>
        </w:rPr>
      </w:pPr>
      <w:r w:rsidRPr="006D272F">
        <w:rPr>
          <w:b w:val="0"/>
          <w:bCs/>
        </w:rPr>
        <w:t>Ísak Örn Ívarsson</w:t>
      </w:r>
    </w:p>
    <w:p w14:paraId="3E12197B" w14:textId="77777777" w:rsidR="009D255B" w:rsidRPr="006D272F" w:rsidRDefault="009D255B" w:rsidP="009D255B">
      <w:pPr>
        <w:ind w:firstLine="0"/>
        <w:jc w:val="center"/>
        <w:rPr>
          <w:bCs/>
          <w:color w:val="000000" w:themeColor="text1"/>
        </w:rPr>
      </w:pPr>
      <w:r w:rsidRPr="006D272F">
        <w:rPr>
          <w:bCs/>
          <w:color w:val="000000" w:themeColor="text1"/>
        </w:rPr>
        <w:t>Megindleg sálfræði – Sálfræðideild Háskóla Íslands</w:t>
      </w:r>
    </w:p>
    <w:p w14:paraId="576858E0" w14:textId="264DCF08" w:rsidR="009D255B" w:rsidRPr="006D272F" w:rsidRDefault="009D255B" w:rsidP="00011F52">
      <w:pPr>
        <w:pStyle w:val="Title"/>
        <w:rPr>
          <w:b w:val="0"/>
          <w:bCs/>
        </w:rPr>
      </w:pPr>
      <w:r w:rsidRPr="006D272F">
        <w:rPr>
          <w:b w:val="0"/>
          <w:bCs/>
        </w:rPr>
        <w:t>SÁL239F – Líkön fyrir undirliggjandi breytur II</w:t>
      </w:r>
    </w:p>
    <w:p w14:paraId="53F93A3B" w14:textId="4CADFFCE" w:rsidR="009D255B" w:rsidRPr="006D272F" w:rsidRDefault="009D255B" w:rsidP="00011F52">
      <w:pPr>
        <w:pStyle w:val="Title"/>
        <w:rPr>
          <w:b w:val="0"/>
          <w:bCs/>
        </w:rPr>
      </w:pPr>
      <w:r w:rsidRPr="006D272F">
        <w:rPr>
          <w:b w:val="0"/>
          <w:bCs/>
        </w:rPr>
        <w:t>Sigurgrímur Skúlason</w:t>
      </w:r>
    </w:p>
    <w:p w14:paraId="38E09F8F" w14:textId="27115067" w:rsidR="003C7E3D" w:rsidRPr="006D272F" w:rsidRDefault="009D255B" w:rsidP="00011F52">
      <w:pPr>
        <w:pStyle w:val="Title"/>
        <w:rPr>
          <w:b w:val="0"/>
          <w:bCs/>
        </w:rPr>
      </w:pPr>
      <w:r w:rsidRPr="006D272F">
        <w:rPr>
          <w:b w:val="0"/>
          <w:bCs/>
        </w:rPr>
        <w:t>Vor 2023</w:t>
      </w:r>
    </w:p>
    <w:p w14:paraId="6191DD43" w14:textId="05752CA4" w:rsidR="00D44FF8" w:rsidRPr="006D272F" w:rsidRDefault="00BB49E8" w:rsidP="003E3CFC">
      <w:r w:rsidRPr="006D272F">
        <w:br w:type="page"/>
      </w:r>
    </w:p>
    <w:p w14:paraId="13B7A558" w14:textId="77777777" w:rsidR="00F93405" w:rsidRPr="006D272F" w:rsidRDefault="00F93405" w:rsidP="00F93405">
      <w:r w:rsidRPr="006D272F">
        <w:lastRenderedPageBreak/>
        <w:t>Í vestrænum löndum hefur skapast mikill umræða um núverandi skipulag menntakerfa. Þá hefur vestrænt námsmat verið gagngrýnt fyrir það að vera ósveigjanlegt og er ákall eftir sveigjanlegra menntakerfi sem geti sinnt þörfum hvers og eins. Þá er vert að taka fram að aðgangur að menntun er orðinn aðgengilegri. Þessi þróun hefur það með sér í för að gífurleg eftirspurn eftir æðri menntun hefur skapast (</w:t>
      </w:r>
      <w:r w:rsidRPr="006D272F">
        <w:rPr>
          <w:color w:val="000000" w:themeColor="text1"/>
        </w:rPr>
        <w:t xml:space="preserve">Morgunblaðið, 2006; 2008). </w:t>
      </w:r>
      <w:r w:rsidRPr="006D272F">
        <w:t xml:space="preserve">Það gefur því auga leið að ákveðin forgrangsröðun þarf að eiga sér stað til þess að sporna gegn skerðingu á gæðum náms. Til þess að geta tekið upplýsta ákvörðun um inntöku nýnema þarf að gera grein fyrir þeim mismunandi kröfum og áherslum sem ríkja á námsmati grunnskóla og framvindu nemenda. Hingað til hafa verið notuð samræmd könnunarpróf til þess að samræma mat </w:t>
      </w:r>
      <w:r w:rsidRPr="006D272F">
        <w:rPr>
          <w:color w:val="000000" w:themeColor="text1"/>
        </w:rPr>
        <w:t>á færni nemenda (</w:t>
      </w:r>
      <w:commentRangeStart w:id="3"/>
      <w:commentRangeStart w:id="4"/>
      <w:r w:rsidRPr="006D272F">
        <w:rPr>
          <w:color w:val="000000" w:themeColor="text1"/>
        </w:rPr>
        <w:t>Sveinsson</w:t>
      </w:r>
      <w:commentRangeEnd w:id="3"/>
      <w:r w:rsidR="00AA30CF">
        <w:rPr>
          <w:rStyle w:val="CommentReference"/>
        </w:rPr>
        <w:commentReference w:id="3"/>
      </w:r>
      <w:commentRangeEnd w:id="4"/>
      <w:r w:rsidR="00AA30CF">
        <w:rPr>
          <w:rStyle w:val="CommentReference"/>
        </w:rPr>
        <w:commentReference w:id="4"/>
      </w:r>
      <w:r w:rsidRPr="006D272F">
        <w:rPr>
          <w:color w:val="000000" w:themeColor="text1"/>
        </w:rPr>
        <w:t xml:space="preserve">, 2014). </w:t>
      </w:r>
    </w:p>
    <w:p w14:paraId="074EEC6D" w14:textId="77777777" w:rsidR="00F93405" w:rsidRPr="006D272F" w:rsidRDefault="00F93405" w:rsidP="00F93405">
      <w:pPr>
        <w:rPr>
          <w:color w:val="000000" w:themeColor="text1"/>
        </w:rPr>
      </w:pPr>
      <w:r w:rsidRPr="006D272F">
        <w:rPr>
          <w:color w:val="000000" w:themeColor="text1"/>
        </w:rPr>
        <w:t xml:space="preserve">Árið 2018 var starfshópur hjá Menntamálastofnun (MMS) skipaður af Mennta- og barnamálaráðuneyti (MRN) til þess að vinna að tillögu um </w:t>
      </w:r>
      <w:r w:rsidRPr="006D272F">
        <w:rPr>
          <w:i/>
          <w:iCs/>
          <w:color w:val="000000" w:themeColor="text1"/>
        </w:rPr>
        <w:t>framtíðarstefnu um markmið, hlutverk, framkvæmd og fyrirkomulag samræmdra könnunarprófa</w:t>
      </w:r>
      <w:r w:rsidRPr="006D272F">
        <w:rPr>
          <w:color w:val="000000" w:themeColor="text1"/>
        </w:rPr>
        <w:t>. Niðurstaða þeirra var að leggja ætti niður samræmd könnunarpróf í núverandi mynd. Þá var einnig lagt til að mörg lítil próf og verkefni falli betur að daglegu skólastarfi en stór samræmd könnunarpróf (</w:t>
      </w:r>
      <w:commentRangeStart w:id="5"/>
      <w:r w:rsidRPr="006D272F">
        <w:rPr>
          <w:color w:val="000000" w:themeColor="text1"/>
        </w:rPr>
        <w:t>Sverrisdóttir</w:t>
      </w:r>
      <w:commentRangeEnd w:id="5"/>
      <w:r w:rsidR="00AA30CF">
        <w:rPr>
          <w:rStyle w:val="CommentReference"/>
        </w:rPr>
        <w:commentReference w:id="5"/>
      </w:r>
      <w:r w:rsidRPr="006D272F">
        <w:rPr>
          <w:color w:val="000000" w:themeColor="text1"/>
        </w:rPr>
        <w:t>, o.fl., 2020). Í kjölfarið var samráðsferli sett í framkvæmd með því markmiði að þróa heildstætt safn mælitækja í mörgum námsgreinum undir heitinu „Matsferill“. Þetta safn mælitækja á að leysa núverandi samræmd könnunarpróf af hólmi og bjóða fagfólki uppá fjölbreyttara úrval á matstækjum til þess að meta færni nemenda á ýmsum sviðum, t.d. í stærðfræði og íslensku. Matsferillinn var hannaður í samráði við skólastjórnendur, grunnskólakennara, forsjármenn nemenda og nemendur í grunnskólum. Hluti af samráðsferlinu var að leggja fyrir könnun fyrir ofangreinda hópa um atriði tengd námsmati (Skúlason, o.fl., 2022). Í þessari skýrslu verður unnið með gögn úr könnuninni og útbúin verða svarferlalíkön til að leggja mat á gæði atriða og viðhorf forsjáraðila og starfsfólk skóla.</w:t>
      </w:r>
    </w:p>
    <w:p w14:paraId="32D8DD8E" w14:textId="77777777" w:rsidR="00131B79" w:rsidRPr="006D272F" w:rsidRDefault="00131B79" w:rsidP="00131B79">
      <w:pPr>
        <w:sectPr w:rsidR="00131B79" w:rsidRPr="006D272F">
          <w:pgSz w:w="11906" w:h="16838"/>
          <w:pgMar w:top="1440" w:right="1440" w:bottom="1440" w:left="1440" w:header="708" w:footer="708" w:gutter="0"/>
          <w:cols w:space="708"/>
          <w:docGrid w:linePitch="360"/>
        </w:sectPr>
      </w:pPr>
    </w:p>
    <w:p w14:paraId="43C5FF27" w14:textId="77777777" w:rsidR="009D255B" w:rsidRPr="006D272F" w:rsidRDefault="009D255B" w:rsidP="00131B79">
      <w:pPr>
        <w:pStyle w:val="Heading1"/>
      </w:pPr>
      <w:r w:rsidRPr="006D272F">
        <w:lastRenderedPageBreak/>
        <w:t>Aðferð</w:t>
      </w:r>
    </w:p>
    <w:p w14:paraId="1DDA4F17" w14:textId="31AE42A9" w:rsidR="009D255B" w:rsidRPr="006D272F" w:rsidRDefault="009D255B" w:rsidP="00011F52">
      <w:pPr>
        <w:pStyle w:val="Heading2"/>
        <w:rPr>
          <w:color w:val="000000" w:themeColor="text1"/>
        </w:rPr>
      </w:pPr>
      <w:r w:rsidRPr="006D272F">
        <w:rPr>
          <w:color w:val="000000" w:themeColor="text1"/>
        </w:rPr>
        <w:t>Þátttakendur</w:t>
      </w:r>
    </w:p>
    <w:p w14:paraId="1398DC73" w14:textId="337CE771" w:rsidR="00935EEB" w:rsidRPr="006D272F" w:rsidRDefault="003627DD" w:rsidP="00AA4881">
      <w:pPr>
        <w:ind w:firstLine="0"/>
        <w:rPr>
          <w:color w:val="000000" w:themeColor="text1"/>
        </w:rPr>
      </w:pPr>
      <w:r w:rsidRPr="006D272F">
        <w:rPr>
          <w:color w:val="000000" w:themeColor="text1"/>
        </w:rPr>
        <w:tab/>
      </w:r>
      <w:r w:rsidR="00F93405" w:rsidRPr="006D272F">
        <w:rPr>
          <w:color w:val="000000" w:themeColor="text1"/>
        </w:rPr>
        <w:t xml:space="preserve">Heildarfjöldi þátttakenda í úrtaki </w:t>
      </w:r>
      <w:del w:id="6" w:author="Aðalheiður Magnúsdóttir - HI" w:date="2023-03-22T10:24:00Z">
        <w:r w:rsidR="00F93405" w:rsidRPr="006D272F" w:rsidDel="00AA30CF">
          <w:rPr>
            <w:color w:val="000000" w:themeColor="text1"/>
          </w:rPr>
          <w:delText xml:space="preserve">er </w:delText>
        </w:r>
      </w:del>
      <w:ins w:id="7" w:author="Aðalheiður Magnúsdóttir - HI" w:date="2023-03-22T10:24:00Z">
        <w:r w:rsidR="00AA30CF">
          <w:rPr>
            <w:color w:val="000000" w:themeColor="text1"/>
          </w:rPr>
          <w:t>var</w:t>
        </w:r>
        <w:r w:rsidR="00AA30CF" w:rsidRPr="006D272F">
          <w:rPr>
            <w:color w:val="000000" w:themeColor="text1"/>
          </w:rPr>
          <w:t xml:space="preserve"> </w:t>
        </w:r>
      </w:ins>
      <w:r w:rsidR="00F93405" w:rsidRPr="006D272F">
        <w:rPr>
          <w:color w:val="000000" w:themeColor="text1"/>
        </w:rPr>
        <w:t>3404 og þar af voru níu þátttakendur sem ekki svöruðu neinu atriði og þeir fjarlægðir. Úrtakið skiptist í forsjáraðila og nemendur (n = 2882) annar</w:t>
      </w:r>
      <w:del w:id="8" w:author="Aðalheiður Magnúsdóttir - HI" w:date="2023-03-22T10:24:00Z">
        <w:r w:rsidR="00F93405" w:rsidRPr="006D272F" w:rsidDel="00AA30CF">
          <w:rPr>
            <w:color w:val="000000" w:themeColor="text1"/>
          </w:rPr>
          <w:delText xml:space="preserve"> </w:delText>
        </w:r>
      </w:del>
      <w:r w:rsidR="00F93405" w:rsidRPr="006D272F">
        <w:rPr>
          <w:color w:val="000000" w:themeColor="text1"/>
        </w:rPr>
        <w:t xml:space="preserve">svegar og skólastjórnendur og kennara (n = 522) hins vegar sem hér eftir verður fjallað um sem starfsfólk skóla. Þátttakendur voru fengnir frá öllum </w:t>
      </w:r>
      <w:commentRangeStart w:id="9"/>
      <w:r w:rsidR="00F93405" w:rsidRPr="006D272F">
        <w:rPr>
          <w:color w:val="000000" w:themeColor="text1"/>
        </w:rPr>
        <w:t>landshlutum</w:t>
      </w:r>
      <w:commentRangeEnd w:id="9"/>
      <w:r w:rsidR="00AA30CF">
        <w:rPr>
          <w:rStyle w:val="CommentReference"/>
        </w:rPr>
        <w:commentReference w:id="9"/>
      </w:r>
      <w:r w:rsidR="00F93405" w:rsidRPr="006D272F">
        <w:rPr>
          <w:color w:val="000000" w:themeColor="text1"/>
        </w:rPr>
        <w:t>.</w:t>
      </w:r>
    </w:p>
    <w:tbl>
      <w:tblPr>
        <w:tblW w:w="5000" w:type="pct"/>
        <w:jc w:val="center"/>
        <w:tblLook w:val="04A0" w:firstRow="1" w:lastRow="0" w:firstColumn="1" w:lastColumn="0" w:noHBand="0" w:noVBand="1"/>
      </w:tblPr>
      <w:tblGrid>
        <w:gridCol w:w="3174"/>
        <w:gridCol w:w="1063"/>
        <w:gridCol w:w="1863"/>
        <w:gridCol w:w="1063"/>
        <w:gridCol w:w="1863"/>
      </w:tblGrid>
      <w:tr w:rsidR="00AA4881" w:rsidRPr="006D272F" w14:paraId="622BD0DB" w14:textId="77777777" w:rsidTr="00425437">
        <w:trPr>
          <w:trHeight w:val="20"/>
          <w:jc w:val="center"/>
        </w:trPr>
        <w:tc>
          <w:tcPr>
            <w:tcW w:w="5000" w:type="pct"/>
            <w:gridSpan w:val="5"/>
            <w:tcBorders>
              <w:top w:val="nil"/>
              <w:left w:val="nil"/>
              <w:bottom w:val="nil"/>
              <w:right w:val="nil"/>
            </w:tcBorders>
            <w:shd w:val="clear" w:color="auto" w:fill="auto"/>
            <w:noWrap/>
            <w:vAlign w:val="center"/>
            <w:hideMark/>
          </w:tcPr>
          <w:p w14:paraId="66303345" w14:textId="7D09D2F9" w:rsidR="00AA4881" w:rsidRPr="006D272F" w:rsidRDefault="00AA4881" w:rsidP="00425437">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1</w:t>
            </w:r>
            <w:r w:rsidR="00425437" w:rsidRPr="006D272F">
              <w:rPr>
                <w:rFonts w:eastAsia="Times New Roman"/>
                <w:b/>
                <w:bCs/>
                <w:color w:val="000000"/>
                <w:lang w:eastAsia="en-GB"/>
              </w:rPr>
              <w:t>.</w:t>
            </w:r>
          </w:p>
        </w:tc>
      </w:tr>
      <w:tr w:rsidR="00AA4881" w:rsidRPr="006D272F" w14:paraId="609DF79F" w14:textId="77777777" w:rsidTr="00425437">
        <w:trPr>
          <w:trHeight w:val="20"/>
          <w:jc w:val="center"/>
        </w:trPr>
        <w:tc>
          <w:tcPr>
            <w:tcW w:w="5000" w:type="pct"/>
            <w:gridSpan w:val="5"/>
            <w:tcBorders>
              <w:top w:val="nil"/>
              <w:left w:val="nil"/>
              <w:bottom w:val="single" w:sz="8" w:space="0" w:color="auto"/>
              <w:right w:val="nil"/>
            </w:tcBorders>
            <w:shd w:val="clear" w:color="auto" w:fill="auto"/>
            <w:noWrap/>
            <w:vAlign w:val="center"/>
            <w:hideMark/>
          </w:tcPr>
          <w:p w14:paraId="45F845E3" w14:textId="60F7A9B7" w:rsidR="00AA4881" w:rsidRPr="006D272F" w:rsidRDefault="00AA4881" w:rsidP="00425437">
            <w:pPr>
              <w:spacing w:before="60" w:after="60" w:line="360" w:lineRule="auto"/>
              <w:ind w:firstLine="0"/>
              <w:rPr>
                <w:rFonts w:eastAsia="Times New Roman"/>
                <w:i/>
                <w:iCs/>
                <w:color w:val="000000"/>
                <w:lang w:eastAsia="en-GB"/>
              </w:rPr>
            </w:pPr>
            <w:r w:rsidRPr="006D272F">
              <w:rPr>
                <w:rFonts w:eastAsia="Times New Roman"/>
                <w:i/>
                <w:iCs/>
                <w:color w:val="000000"/>
                <w:lang w:eastAsia="en-GB"/>
              </w:rPr>
              <w:t>Fjöldi þátttakenda eftir staðsetningu skóla.</w:t>
            </w:r>
          </w:p>
        </w:tc>
      </w:tr>
      <w:tr w:rsidR="00AA4881" w:rsidRPr="006D272F" w14:paraId="4D0A7156" w14:textId="77777777" w:rsidTr="00425437">
        <w:trPr>
          <w:trHeight w:val="20"/>
          <w:jc w:val="center"/>
        </w:trPr>
        <w:tc>
          <w:tcPr>
            <w:tcW w:w="1758" w:type="pct"/>
            <w:tcBorders>
              <w:top w:val="nil"/>
              <w:left w:val="nil"/>
              <w:bottom w:val="nil"/>
              <w:right w:val="nil"/>
            </w:tcBorders>
            <w:shd w:val="clear" w:color="auto" w:fill="auto"/>
            <w:vAlign w:val="center"/>
            <w:hideMark/>
          </w:tcPr>
          <w:p w14:paraId="273166A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621" w:type="pct"/>
            <w:gridSpan w:val="2"/>
            <w:tcBorders>
              <w:top w:val="single" w:sz="8" w:space="0" w:color="auto"/>
              <w:left w:val="nil"/>
              <w:bottom w:val="single" w:sz="8" w:space="0" w:color="auto"/>
              <w:right w:val="nil"/>
            </w:tcBorders>
            <w:shd w:val="clear" w:color="auto" w:fill="auto"/>
            <w:vAlign w:val="center"/>
            <w:hideMark/>
          </w:tcPr>
          <w:p w14:paraId="2D3BF0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21" w:type="pct"/>
            <w:gridSpan w:val="2"/>
            <w:tcBorders>
              <w:top w:val="single" w:sz="8" w:space="0" w:color="auto"/>
              <w:left w:val="nil"/>
              <w:bottom w:val="single" w:sz="8" w:space="0" w:color="auto"/>
              <w:right w:val="nil"/>
            </w:tcBorders>
            <w:shd w:val="clear" w:color="auto" w:fill="auto"/>
            <w:vAlign w:val="center"/>
            <w:hideMark/>
          </w:tcPr>
          <w:p w14:paraId="6F989EA1"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425437" w:rsidRPr="006D272F" w14:paraId="4FF19953"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24AACAF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Staðsetning</w:t>
            </w:r>
          </w:p>
        </w:tc>
        <w:tc>
          <w:tcPr>
            <w:tcW w:w="589" w:type="pct"/>
            <w:tcBorders>
              <w:top w:val="nil"/>
              <w:left w:val="nil"/>
              <w:bottom w:val="single" w:sz="8" w:space="0" w:color="auto"/>
              <w:right w:val="nil"/>
            </w:tcBorders>
            <w:shd w:val="clear" w:color="auto" w:fill="auto"/>
            <w:vAlign w:val="center"/>
            <w:hideMark/>
          </w:tcPr>
          <w:p w14:paraId="4739D7C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1116AF0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c>
          <w:tcPr>
            <w:tcW w:w="589" w:type="pct"/>
            <w:tcBorders>
              <w:top w:val="nil"/>
              <w:left w:val="nil"/>
              <w:bottom w:val="single" w:sz="8" w:space="0" w:color="auto"/>
              <w:right w:val="nil"/>
            </w:tcBorders>
            <w:shd w:val="clear" w:color="auto" w:fill="auto"/>
            <w:vAlign w:val="center"/>
            <w:hideMark/>
          </w:tcPr>
          <w:p w14:paraId="2E46587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Fjöldi</w:t>
            </w:r>
          </w:p>
        </w:tc>
        <w:tc>
          <w:tcPr>
            <w:tcW w:w="1032" w:type="pct"/>
            <w:tcBorders>
              <w:top w:val="nil"/>
              <w:left w:val="nil"/>
              <w:bottom w:val="single" w:sz="8" w:space="0" w:color="auto"/>
              <w:right w:val="nil"/>
            </w:tcBorders>
            <w:shd w:val="clear" w:color="auto" w:fill="auto"/>
            <w:vAlign w:val="center"/>
            <w:hideMark/>
          </w:tcPr>
          <w:p w14:paraId="5BBBD54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Hlutfall (%)</w:t>
            </w:r>
          </w:p>
        </w:tc>
      </w:tr>
      <w:tr w:rsidR="00425437" w:rsidRPr="006D272F" w14:paraId="45F613A0" w14:textId="77777777" w:rsidTr="00425437">
        <w:trPr>
          <w:trHeight w:val="20"/>
          <w:jc w:val="center"/>
        </w:trPr>
        <w:tc>
          <w:tcPr>
            <w:tcW w:w="1758" w:type="pct"/>
            <w:tcBorders>
              <w:top w:val="nil"/>
              <w:left w:val="nil"/>
              <w:bottom w:val="nil"/>
              <w:right w:val="nil"/>
            </w:tcBorders>
            <w:shd w:val="clear" w:color="auto" w:fill="auto"/>
            <w:vAlign w:val="center"/>
            <w:hideMark/>
          </w:tcPr>
          <w:p w14:paraId="0293D627"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Höfuðborgarsvæði</w:t>
            </w:r>
          </w:p>
        </w:tc>
        <w:tc>
          <w:tcPr>
            <w:tcW w:w="589" w:type="pct"/>
            <w:tcBorders>
              <w:top w:val="nil"/>
              <w:left w:val="nil"/>
              <w:bottom w:val="nil"/>
              <w:right w:val="nil"/>
            </w:tcBorders>
            <w:shd w:val="clear" w:color="auto" w:fill="auto"/>
            <w:vAlign w:val="center"/>
            <w:hideMark/>
          </w:tcPr>
          <w:p w14:paraId="7C8B573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1594</w:t>
            </w:r>
          </w:p>
        </w:tc>
        <w:tc>
          <w:tcPr>
            <w:tcW w:w="1032" w:type="pct"/>
            <w:tcBorders>
              <w:top w:val="nil"/>
              <w:left w:val="nil"/>
              <w:bottom w:val="nil"/>
              <w:right w:val="nil"/>
            </w:tcBorders>
            <w:shd w:val="clear" w:color="auto" w:fill="auto"/>
            <w:vAlign w:val="center"/>
            <w:hideMark/>
          </w:tcPr>
          <w:p w14:paraId="089D5936"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55,3</w:t>
            </w:r>
          </w:p>
        </w:tc>
        <w:tc>
          <w:tcPr>
            <w:tcW w:w="589" w:type="pct"/>
            <w:tcBorders>
              <w:top w:val="nil"/>
              <w:left w:val="nil"/>
              <w:bottom w:val="nil"/>
              <w:right w:val="nil"/>
            </w:tcBorders>
            <w:shd w:val="clear" w:color="auto" w:fill="auto"/>
            <w:vAlign w:val="center"/>
            <w:hideMark/>
          </w:tcPr>
          <w:p w14:paraId="177425A4"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232</w:t>
            </w:r>
          </w:p>
        </w:tc>
        <w:tc>
          <w:tcPr>
            <w:tcW w:w="1032" w:type="pct"/>
            <w:tcBorders>
              <w:top w:val="nil"/>
              <w:left w:val="nil"/>
              <w:bottom w:val="nil"/>
              <w:right w:val="nil"/>
            </w:tcBorders>
            <w:shd w:val="clear" w:color="auto" w:fill="auto"/>
            <w:vAlign w:val="center"/>
            <w:hideMark/>
          </w:tcPr>
          <w:p w14:paraId="5DD4C0D2"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44,4</w:t>
            </w:r>
          </w:p>
        </w:tc>
      </w:tr>
      <w:tr w:rsidR="00425437" w:rsidRPr="006D272F" w14:paraId="4459A08F" w14:textId="77777777" w:rsidTr="00425437">
        <w:trPr>
          <w:trHeight w:val="20"/>
          <w:jc w:val="center"/>
        </w:trPr>
        <w:tc>
          <w:tcPr>
            <w:tcW w:w="1758" w:type="pct"/>
            <w:tcBorders>
              <w:top w:val="nil"/>
              <w:left w:val="nil"/>
              <w:bottom w:val="nil"/>
              <w:right w:val="nil"/>
            </w:tcBorders>
            <w:shd w:val="clear" w:color="auto" w:fill="auto"/>
            <w:vAlign w:val="center"/>
            <w:hideMark/>
          </w:tcPr>
          <w:p w14:paraId="0C5BCB14"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Norð-vestur kjördæmi</w:t>
            </w:r>
          </w:p>
        </w:tc>
        <w:tc>
          <w:tcPr>
            <w:tcW w:w="589" w:type="pct"/>
            <w:tcBorders>
              <w:top w:val="nil"/>
              <w:left w:val="nil"/>
              <w:bottom w:val="nil"/>
              <w:right w:val="nil"/>
            </w:tcBorders>
            <w:shd w:val="clear" w:color="auto" w:fill="auto"/>
            <w:vAlign w:val="center"/>
            <w:hideMark/>
          </w:tcPr>
          <w:p w14:paraId="388A6B99"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165</w:t>
            </w:r>
          </w:p>
        </w:tc>
        <w:tc>
          <w:tcPr>
            <w:tcW w:w="1032" w:type="pct"/>
            <w:tcBorders>
              <w:top w:val="nil"/>
              <w:left w:val="nil"/>
              <w:bottom w:val="nil"/>
              <w:right w:val="nil"/>
            </w:tcBorders>
            <w:shd w:val="clear" w:color="auto" w:fill="auto"/>
            <w:vAlign w:val="center"/>
            <w:hideMark/>
          </w:tcPr>
          <w:p w14:paraId="314EA24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5,7</w:t>
            </w:r>
          </w:p>
        </w:tc>
        <w:tc>
          <w:tcPr>
            <w:tcW w:w="589" w:type="pct"/>
            <w:tcBorders>
              <w:top w:val="nil"/>
              <w:left w:val="nil"/>
              <w:bottom w:val="nil"/>
              <w:right w:val="nil"/>
            </w:tcBorders>
            <w:shd w:val="clear" w:color="auto" w:fill="auto"/>
            <w:vAlign w:val="center"/>
            <w:hideMark/>
          </w:tcPr>
          <w:p w14:paraId="30B53605"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84</w:t>
            </w:r>
          </w:p>
        </w:tc>
        <w:tc>
          <w:tcPr>
            <w:tcW w:w="1032" w:type="pct"/>
            <w:tcBorders>
              <w:top w:val="nil"/>
              <w:left w:val="nil"/>
              <w:bottom w:val="nil"/>
              <w:right w:val="nil"/>
            </w:tcBorders>
            <w:shd w:val="clear" w:color="auto" w:fill="auto"/>
            <w:vAlign w:val="center"/>
            <w:hideMark/>
          </w:tcPr>
          <w:p w14:paraId="32E633A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16,1</w:t>
            </w:r>
          </w:p>
        </w:tc>
      </w:tr>
      <w:tr w:rsidR="00425437" w:rsidRPr="006D272F" w14:paraId="43C3A922" w14:textId="77777777" w:rsidTr="00425437">
        <w:trPr>
          <w:trHeight w:val="20"/>
          <w:jc w:val="center"/>
        </w:trPr>
        <w:tc>
          <w:tcPr>
            <w:tcW w:w="1758" w:type="pct"/>
            <w:tcBorders>
              <w:top w:val="nil"/>
              <w:left w:val="nil"/>
              <w:bottom w:val="nil"/>
              <w:right w:val="nil"/>
            </w:tcBorders>
            <w:shd w:val="clear" w:color="auto" w:fill="auto"/>
            <w:vAlign w:val="center"/>
            <w:hideMark/>
          </w:tcPr>
          <w:p w14:paraId="3D715B9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Norð-austur kjördæmi</w:t>
            </w:r>
          </w:p>
        </w:tc>
        <w:tc>
          <w:tcPr>
            <w:tcW w:w="589" w:type="pct"/>
            <w:tcBorders>
              <w:top w:val="nil"/>
              <w:left w:val="nil"/>
              <w:bottom w:val="nil"/>
              <w:right w:val="nil"/>
            </w:tcBorders>
            <w:shd w:val="clear" w:color="auto" w:fill="auto"/>
            <w:vAlign w:val="center"/>
            <w:hideMark/>
          </w:tcPr>
          <w:p w14:paraId="40D2F72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282</w:t>
            </w:r>
          </w:p>
        </w:tc>
        <w:tc>
          <w:tcPr>
            <w:tcW w:w="1032" w:type="pct"/>
            <w:tcBorders>
              <w:top w:val="nil"/>
              <w:left w:val="nil"/>
              <w:bottom w:val="nil"/>
              <w:right w:val="nil"/>
            </w:tcBorders>
            <w:shd w:val="clear" w:color="auto" w:fill="auto"/>
            <w:vAlign w:val="center"/>
            <w:hideMark/>
          </w:tcPr>
          <w:p w14:paraId="785FC04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9,8</w:t>
            </w:r>
          </w:p>
        </w:tc>
        <w:tc>
          <w:tcPr>
            <w:tcW w:w="589" w:type="pct"/>
            <w:tcBorders>
              <w:top w:val="nil"/>
              <w:left w:val="nil"/>
              <w:bottom w:val="nil"/>
              <w:right w:val="nil"/>
            </w:tcBorders>
            <w:shd w:val="clear" w:color="auto" w:fill="auto"/>
            <w:vAlign w:val="center"/>
            <w:hideMark/>
          </w:tcPr>
          <w:p w14:paraId="0C61017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95</w:t>
            </w:r>
          </w:p>
        </w:tc>
        <w:tc>
          <w:tcPr>
            <w:tcW w:w="1032" w:type="pct"/>
            <w:tcBorders>
              <w:top w:val="nil"/>
              <w:left w:val="nil"/>
              <w:bottom w:val="nil"/>
              <w:right w:val="nil"/>
            </w:tcBorders>
            <w:shd w:val="clear" w:color="auto" w:fill="auto"/>
            <w:vAlign w:val="center"/>
            <w:hideMark/>
          </w:tcPr>
          <w:p w14:paraId="00832F8B"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18,2</w:t>
            </w:r>
          </w:p>
        </w:tc>
      </w:tr>
      <w:tr w:rsidR="00425437" w:rsidRPr="006D272F" w14:paraId="7BA70F35" w14:textId="77777777" w:rsidTr="00425437">
        <w:trPr>
          <w:trHeight w:val="20"/>
          <w:jc w:val="center"/>
        </w:trPr>
        <w:tc>
          <w:tcPr>
            <w:tcW w:w="1758" w:type="pct"/>
            <w:tcBorders>
              <w:top w:val="nil"/>
              <w:left w:val="nil"/>
              <w:bottom w:val="nil"/>
              <w:right w:val="nil"/>
            </w:tcBorders>
            <w:shd w:val="clear" w:color="auto" w:fill="auto"/>
            <w:vAlign w:val="center"/>
            <w:hideMark/>
          </w:tcPr>
          <w:p w14:paraId="443C5BB0"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Suðurkjördæmi</w:t>
            </w:r>
          </w:p>
        </w:tc>
        <w:tc>
          <w:tcPr>
            <w:tcW w:w="589" w:type="pct"/>
            <w:tcBorders>
              <w:top w:val="nil"/>
              <w:left w:val="nil"/>
              <w:bottom w:val="nil"/>
              <w:right w:val="nil"/>
            </w:tcBorders>
            <w:shd w:val="clear" w:color="auto" w:fill="auto"/>
            <w:vAlign w:val="center"/>
            <w:hideMark/>
          </w:tcPr>
          <w:p w14:paraId="5A96482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831</w:t>
            </w:r>
          </w:p>
        </w:tc>
        <w:tc>
          <w:tcPr>
            <w:tcW w:w="1032" w:type="pct"/>
            <w:tcBorders>
              <w:top w:val="nil"/>
              <w:left w:val="nil"/>
              <w:bottom w:val="nil"/>
              <w:right w:val="nil"/>
            </w:tcBorders>
            <w:shd w:val="clear" w:color="auto" w:fill="auto"/>
            <w:vAlign w:val="center"/>
            <w:hideMark/>
          </w:tcPr>
          <w:p w14:paraId="525BCD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28,9</w:t>
            </w:r>
          </w:p>
        </w:tc>
        <w:tc>
          <w:tcPr>
            <w:tcW w:w="589" w:type="pct"/>
            <w:tcBorders>
              <w:top w:val="nil"/>
              <w:left w:val="nil"/>
              <w:bottom w:val="nil"/>
              <w:right w:val="nil"/>
            </w:tcBorders>
            <w:shd w:val="clear" w:color="auto" w:fill="auto"/>
            <w:vAlign w:val="center"/>
            <w:hideMark/>
          </w:tcPr>
          <w:p w14:paraId="26D44CFF"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109</w:t>
            </w:r>
          </w:p>
        </w:tc>
        <w:tc>
          <w:tcPr>
            <w:tcW w:w="1032" w:type="pct"/>
            <w:tcBorders>
              <w:top w:val="nil"/>
              <w:left w:val="nil"/>
              <w:bottom w:val="nil"/>
              <w:right w:val="nil"/>
            </w:tcBorders>
            <w:shd w:val="clear" w:color="auto" w:fill="auto"/>
            <w:vAlign w:val="center"/>
            <w:hideMark/>
          </w:tcPr>
          <w:p w14:paraId="399A9DDE"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20,9</w:t>
            </w:r>
          </w:p>
        </w:tc>
      </w:tr>
      <w:tr w:rsidR="00425437" w:rsidRPr="006D272F" w14:paraId="762AF025"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52FF61FC"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Ekki vitað</w:t>
            </w:r>
          </w:p>
        </w:tc>
        <w:tc>
          <w:tcPr>
            <w:tcW w:w="589" w:type="pct"/>
            <w:tcBorders>
              <w:top w:val="nil"/>
              <w:left w:val="nil"/>
              <w:bottom w:val="single" w:sz="8" w:space="0" w:color="auto"/>
              <w:right w:val="nil"/>
            </w:tcBorders>
            <w:shd w:val="clear" w:color="auto" w:fill="auto"/>
            <w:vAlign w:val="center"/>
            <w:hideMark/>
          </w:tcPr>
          <w:p w14:paraId="2A5ED298"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w:t>
            </w:r>
          </w:p>
        </w:tc>
        <w:tc>
          <w:tcPr>
            <w:tcW w:w="1032" w:type="pct"/>
            <w:tcBorders>
              <w:top w:val="nil"/>
              <w:left w:val="nil"/>
              <w:bottom w:val="single" w:sz="8" w:space="0" w:color="auto"/>
              <w:right w:val="nil"/>
            </w:tcBorders>
            <w:shd w:val="clear" w:color="auto" w:fill="auto"/>
            <w:vAlign w:val="center"/>
            <w:hideMark/>
          </w:tcPr>
          <w:p w14:paraId="12C1E717"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w:t>
            </w:r>
          </w:p>
        </w:tc>
        <w:tc>
          <w:tcPr>
            <w:tcW w:w="589" w:type="pct"/>
            <w:tcBorders>
              <w:top w:val="nil"/>
              <w:left w:val="nil"/>
              <w:bottom w:val="single" w:sz="8" w:space="0" w:color="auto"/>
              <w:right w:val="nil"/>
            </w:tcBorders>
            <w:shd w:val="clear" w:color="auto" w:fill="auto"/>
            <w:vAlign w:val="center"/>
            <w:hideMark/>
          </w:tcPr>
          <w:p w14:paraId="33CB16FA"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w:t>
            </w:r>
          </w:p>
        </w:tc>
        <w:tc>
          <w:tcPr>
            <w:tcW w:w="1032" w:type="pct"/>
            <w:tcBorders>
              <w:top w:val="nil"/>
              <w:left w:val="nil"/>
              <w:bottom w:val="single" w:sz="8" w:space="0" w:color="auto"/>
              <w:right w:val="nil"/>
            </w:tcBorders>
            <w:shd w:val="clear" w:color="auto" w:fill="auto"/>
            <w:vAlign w:val="center"/>
            <w:hideMark/>
          </w:tcPr>
          <w:p w14:paraId="113D4273"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w:t>
            </w:r>
          </w:p>
        </w:tc>
      </w:tr>
      <w:tr w:rsidR="00425437" w:rsidRPr="006D272F" w14:paraId="57045C8A" w14:textId="77777777" w:rsidTr="00425437">
        <w:trPr>
          <w:trHeight w:val="20"/>
          <w:jc w:val="center"/>
        </w:trPr>
        <w:tc>
          <w:tcPr>
            <w:tcW w:w="1758" w:type="pct"/>
            <w:tcBorders>
              <w:top w:val="nil"/>
              <w:left w:val="nil"/>
              <w:bottom w:val="single" w:sz="8" w:space="0" w:color="auto"/>
              <w:right w:val="nil"/>
            </w:tcBorders>
            <w:shd w:val="clear" w:color="auto" w:fill="auto"/>
            <w:vAlign w:val="center"/>
            <w:hideMark/>
          </w:tcPr>
          <w:p w14:paraId="684BA863" w14:textId="77777777" w:rsidR="00AA4881" w:rsidRPr="006D272F" w:rsidRDefault="00AA4881" w:rsidP="00425437">
            <w:pPr>
              <w:spacing w:before="60" w:after="60" w:line="360" w:lineRule="auto"/>
              <w:ind w:firstLine="0"/>
              <w:rPr>
                <w:rFonts w:eastAsia="Times New Roman"/>
                <w:color w:val="000000"/>
                <w:lang w:eastAsia="en-GB"/>
              </w:rPr>
            </w:pPr>
            <w:r w:rsidRPr="006D272F">
              <w:rPr>
                <w:rFonts w:eastAsia="Times New Roman"/>
                <w:color w:val="000000"/>
                <w:lang w:eastAsia="en-GB"/>
              </w:rPr>
              <w:t>Samtals</w:t>
            </w:r>
          </w:p>
        </w:tc>
        <w:tc>
          <w:tcPr>
            <w:tcW w:w="589" w:type="pct"/>
            <w:tcBorders>
              <w:top w:val="nil"/>
              <w:left w:val="nil"/>
              <w:bottom w:val="single" w:sz="8" w:space="0" w:color="auto"/>
              <w:right w:val="nil"/>
            </w:tcBorders>
            <w:shd w:val="clear" w:color="auto" w:fill="auto"/>
            <w:vAlign w:val="center"/>
            <w:hideMark/>
          </w:tcPr>
          <w:p w14:paraId="3987BC00"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2882</w:t>
            </w:r>
          </w:p>
        </w:tc>
        <w:tc>
          <w:tcPr>
            <w:tcW w:w="1032" w:type="pct"/>
            <w:tcBorders>
              <w:top w:val="nil"/>
              <w:left w:val="nil"/>
              <w:bottom w:val="single" w:sz="8" w:space="0" w:color="auto"/>
              <w:right w:val="nil"/>
            </w:tcBorders>
            <w:shd w:val="clear" w:color="auto" w:fill="auto"/>
            <w:vAlign w:val="center"/>
            <w:hideMark/>
          </w:tcPr>
          <w:p w14:paraId="27442444" w14:textId="6BD9EE54" w:rsidR="00AA4881" w:rsidRPr="006D272F" w:rsidRDefault="00AA4881" w:rsidP="00425437">
            <w:pPr>
              <w:spacing w:before="60" w:after="60" w:line="360" w:lineRule="auto"/>
              <w:ind w:firstLine="0"/>
              <w:jc w:val="center"/>
              <w:rPr>
                <w:rFonts w:eastAsia="Times New Roman"/>
                <w:color w:val="000000"/>
                <w:lang w:eastAsia="en-GB"/>
              </w:rPr>
            </w:pPr>
          </w:p>
        </w:tc>
        <w:tc>
          <w:tcPr>
            <w:tcW w:w="589" w:type="pct"/>
            <w:tcBorders>
              <w:top w:val="nil"/>
              <w:left w:val="nil"/>
              <w:bottom w:val="single" w:sz="8" w:space="0" w:color="auto"/>
              <w:right w:val="nil"/>
            </w:tcBorders>
            <w:shd w:val="clear" w:color="auto" w:fill="auto"/>
            <w:vAlign w:val="center"/>
            <w:hideMark/>
          </w:tcPr>
          <w:p w14:paraId="7C301D7D" w14:textId="77777777" w:rsidR="00AA4881" w:rsidRPr="006D272F" w:rsidRDefault="00AA4881" w:rsidP="00425437">
            <w:pPr>
              <w:spacing w:before="60" w:after="60" w:line="360" w:lineRule="auto"/>
              <w:ind w:firstLine="0"/>
              <w:jc w:val="center"/>
              <w:rPr>
                <w:rFonts w:eastAsia="Times New Roman"/>
                <w:color w:val="000000"/>
                <w:lang w:eastAsia="en-GB"/>
              </w:rPr>
            </w:pPr>
            <w:r w:rsidRPr="006D272F">
              <w:rPr>
                <w:rFonts w:eastAsia="Times New Roman"/>
                <w:color w:val="000000"/>
                <w:lang w:eastAsia="en-GB"/>
              </w:rPr>
              <w:t>522</w:t>
            </w:r>
          </w:p>
        </w:tc>
        <w:tc>
          <w:tcPr>
            <w:tcW w:w="1032" w:type="pct"/>
            <w:tcBorders>
              <w:top w:val="nil"/>
              <w:left w:val="nil"/>
              <w:bottom w:val="single" w:sz="8" w:space="0" w:color="auto"/>
              <w:right w:val="nil"/>
            </w:tcBorders>
            <w:shd w:val="clear" w:color="auto" w:fill="auto"/>
            <w:vAlign w:val="center"/>
            <w:hideMark/>
          </w:tcPr>
          <w:p w14:paraId="5CE84DFA" w14:textId="2298F4E5" w:rsidR="00AA4881" w:rsidRPr="006D272F" w:rsidRDefault="00AA4881" w:rsidP="00425437">
            <w:pPr>
              <w:spacing w:before="60" w:after="60" w:line="360" w:lineRule="auto"/>
              <w:ind w:firstLine="0"/>
              <w:jc w:val="center"/>
              <w:rPr>
                <w:rFonts w:eastAsia="Times New Roman"/>
                <w:color w:val="000000"/>
                <w:lang w:eastAsia="en-GB"/>
              </w:rPr>
            </w:pPr>
          </w:p>
        </w:tc>
      </w:tr>
    </w:tbl>
    <w:p w14:paraId="65C71814" w14:textId="02BBB12B" w:rsidR="009D255B" w:rsidRPr="006D272F" w:rsidRDefault="009D255B" w:rsidP="00011F52">
      <w:pPr>
        <w:pStyle w:val="Heading2"/>
      </w:pPr>
      <w:r w:rsidRPr="006D272F">
        <w:t>Mælitæki</w:t>
      </w:r>
    </w:p>
    <w:p w14:paraId="6D123DFD" w14:textId="7DD10534" w:rsidR="00F93405" w:rsidRPr="006D272F" w:rsidRDefault="00F93405" w:rsidP="00F93405">
      <w:pPr>
        <w:rPr>
          <w:color w:val="000000" w:themeColor="text1"/>
        </w:rPr>
      </w:pPr>
      <w:r w:rsidRPr="006D272F">
        <w:rPr>
          <w:color w:val="000000" w:themeColor="text1"/>
        </w:rPr>
        <w:t>Stuðist var við spurningalista frá Menntamálastofnun sem mælir viðhorf svarenda á tilgangi og notkun á samræmdu</w:t>
      </w:r>
      <w:r w:rsidR="0072262D" w:rsidRPr="006D272F">
        <w:rPr>
          <w:color w:val="000000" w:themeColor="text1"/>
        </w:rPr>
        <w:t xml:space="preserve"> </w:t>
      </w:r>
      <w:r w:rsidRPr="006D272F">
        <w:rPr>
          <w:color w:val="000000" w:themeColor="text1"/>
        </w:rPr>
        <w:t>námsmati, sjá viðauka 1. Spurningalistinn samanstendur af 28 atriðum sem flokkast í þrjá flokka, þ.e. „</w:t>
      </w:r>
      <w:r w:rsidRPr="006D272F">
        <w:rPr>
          <w:i/>
          <w:iCs/>
          <w:color w:val="000000" w:themeColor="text1"/>
        </w:rPr>
        <w:t>Spurningar um mikilvægi upplýsinga og um framkvæmd mats í skólum</w:t>
      </w:r>
      <w:r w:rsidRPr="006D272F">
        <w:rPr>
          <w:color w:val="000000" w:themeColor="text1"/>
        </w:rPr>
        <w:t>“ (10 atriði), „</w:t>
      </w:r>
      <w:r w:rsidRPr="006D272F">
        <w:rPr>
          <w:i/>
          <w:iCs/>
          <w:color w:val="000000" w:themeColor="text1"/>
        </w:rPr>
        <w:t>Spurningar um hlutverk námsmats</w:t>
      </w:r>
      <w:r w:rsidRPr="006D272F">
        <w:rPr>
          <w:color w:val="000000" w:themeColor="text1"/>
        </w:rPr>
        <w:t>“ (14 atriði) og „</w:t>
      </w:r>
      <w:r w:rsidRPr="006D272F">
        <w:rPr>
          <w:i/>
          <w:iCs/>
          <w:color w:val="000000" w:themeColor="text1"/>
        </w:rPr>
        <w:t>Spurningar um mat tengt lykillhæfni í menntun í aðalnámsskrá</w:t>
      </w:r>
      <w:r w:rsidRPr="006D272F">
        <w:rPr>
          <w:color w:val="000000" w:themeColor="text1"/>
        </w:rPr>
        <w:t>“ (4 atriði.). Þar af eru þrjár spurningar sem aðeins kennarar tóku þátt í að svara: „</w:t>
      </w:r>
      <w:r w:rsidRPr="006D272F">
        <w:rPr>
          <w:i/>
          <w:iCs/>
          <w:color w:val="000000" w:themeColor="text1"/>
        </w:rPr>
        <w:t>Hve vel nemendur eru búnir undir nám á næsta stigi grunnskólans</w:t>
      </w:r>
      <w:r w:rsidRPr="006D272F">
        <w:rPr>
          <w:color w:val="000000" w:themeColor="text1"/>
        </w:rPr>
        <w:t>“, „</w:t>
      </w:r>
      <w:r w:rsidRPr="006D272F">
        <w:rPr>
          <w:i/>
          <w:iCs/>
          <w:color w:val="000000" w:themeColor="text1"/>
        </w:rPr>
        <w:t>Ég á auðvelt með að meta frammistöðu nemenda samkvæmt viðmiðum aðalnámskrá</w:t>
      </w:r>
      <w:r w:rsidRPr="006D272F">
        <w:rPr>
          <w:color w:val="000000" w:themeColor="text1"/>
        </w:rPr>
        <w:t>“ og „</w:t>
      </w:r>
      <w:r w:rsidRPr="006D272F">
        <w:rPr>
          <w:i/>
          <w:iCs/>
          <w:color w:val="000000" w:themeColor="text1"/>
        </w:rPr>
        <w:t>Námsframvindu nemenda á sama skólaári</w:t>
      </w:r>
      <w:r w:rsidRPr="006D272F">
        <w:t xml:space="preserve">. </w:t>
      </w:r>
      <w:r w:rsidRPr="006D272F">
        <w:rPr>
          <w:color w:val="000000" w:themeColor="text1"/>
        </w:rPr>
        <w:t xml:space="preserve">Öllum prófatriðum </w:t>
      </w:r>
      <w:r w:rsidRPr="006D272F">
        <w:rPr>
          <w:color w:val="000000" w:themeColor="text1"/>
        </w:rPr>
        <w:lastRenderedPageBreak/>
        <w:t>var svarað á fimm punkta Likert kvarða og nær hann frá „Mjög ósammála“ (vinstra megin) til „Mjög sammála“ (hægra megin).</w:t>
      </w:r>
      <w:r w:rsidRPr="006D272F">
        <w:rPr>
          <w:color w:val="FF0000"/>
        </w:rPr>
        <w:t xml:space="preserve"> </w:t>
      </w:r>
      <w:r w:rsidRPr="006D272F">
        <w:rPr>
          <w:color w:val="000000" w:themeColor="text1"/>
        </w:rPr>
        <w:t>Þar að auki voru skoðaðar þrjár bakgrunnsbreytur fyrir hvern þátttakanda: Starfsaldur (einungis kennarar), staðsetning skóla þátttakanda og stærð skóla (Skúlason, o.fl., 2022).</w:t>
      </w:r>
    </w:p>
    <w:p w14:paraId="1D650D2F" w14:textId="1CC21EA4" w:rsidR="009D255B" w:rsidRPr="006D272F" w:rsidRDefault="009D255B" w:rsidP="00011F52">
      <w:pPr>
        <w:pStyle w:val="Heading2"/>
      </w:pPr>
      <w:r w:rsidRPr="006D272F">
        <w:t>Úrvinnsla</w:t>
      </w:r>
    </w:p>
    <w:p w14:paraId="5540F8F9" w14:textId="77777777" w:rsidR="00F93405" w:rsidRPr="006D272F" w:rsidRDefault="00F93405" w:rsidP="00F93405">
      <w:pPr>
        <w:rPr>
          <w:color w:val="000000" w:themeColor="text1"/>
        </w:rPr>
      </w:pPr>
      <w:r w:rsidRPr="006D272F">
        <w:rPr>
          <w:color w:val="000000" w:themeColor="text1"/>
        </w:rPr>
        <w:t>Rstudio var notað sem viðmót fyrir tölfræðiúrvinnslu og lýsandi tölfræði (R Core Team, 2022). Þá voru notaðar R viðbótirnar; Tidyverse til þess að stilla upp gögnum fyrir tölfræðilega úrvinnslu (Wickham, o.fl., 2019), Psych fyrir almenna tölfræðiúrvinnslu (</w:t>
      </w:r>
      <w:commentRangeStart w:id="10"/>
      <w:r w:rsidRPr="006D272F">
        <w:rPr>
          <w:color w:val="000000" w:themeColor="text1"/>
        </w:rPr>
        <w:t>Revelle og Revelle</w:t>
      </w:r>
      <w:commentRangeEnd w:id="10"/>
      <w:r w:rsidR="00554D12">
        <w:rPr>
          <w:rStyle w:val="CommentReference"/>
        </w:rPr>
        <w:commentReference w:id="10"/>
      </w:r>
      <w:r w:rsidRPr="006D272F">
        <w:rPr>
          <w:color w:val="000000" w:themeColor="text1"/>
        </w:rPr>
        <w:t>, 2015), Mirt til þess að setja upp svarferlalíkönin (e.</w:t>
      </w:r>
      <w:r w:rsidRPr="006D272F">
        <w:rPr>
          <w:i/>
          <w:iCs/>
          <w:color w:val="000000" w:themeColor="text1"/>
        </w:rPr>
        <w:t xml:space="preserve"> item reponse models</w:t>
      </w:r>
      <w:r w:rsidRPr="006D272F">
        <w:rPr>
          <w:color w:val="000000" w:themeColor="text1"/>
        </w:rPr>
        <w:t>) (Chalmers, 2012), Lattice pakkan fyrir myndræna framsetningu (</w:t>
      </w:r>
      <w:commentRangeStart w:id="11"/>
      <w:r w:rsidRPr="006D272F">
        <w:rPr>
          <w:color w:val="000000" w:themeColor="text1"/>
        </w:rPr>
        <w:t xml:space="preserve">Sarkar </w:t>
      </w:r>
      <w:r w:rsidRPr="006D272F">
        <w:t>og</w:t>
      </w:r>
      <w:r w:rsidRPr="006D272F">
        <w:rPr>
          <w:color w:val="000000" w:themeColor="text1"/>
        </w:rPr>
        <w:t xml:space="preserve"> Sarkar</w:t>
      </w:r>
      <w:commentRangeEnd w:id="11"/>
      <w:r w:rsidR="00554D12">
        <w:rPr>
          <w:rStyle w:val="CommentReference"/>
        </w:rPr>
        <w:commentReference w:id="11"/>
      </w:r>
      <w:r w:rsidRPr="006D272F">
        <w:rPr>
          <w:color w:val="000000" w:themeColor="text1"/>
        </w:rPr>
        <w:t xml:space="preserve">, 2007), LatticeExtra til þess að setja saman myndir úr Lattice pakkanum (Sarkar </w:t>
      </w:r>
      <w:r w:rsidRPr="006D272F">
        <w:t>og</w:t>
      </w:r>
      <w:r w:rsidRPr="006D272F">
        <w:rPr>
          <w:color w:val="000000" w:themeColor="text1"/>
        </w:rPr>
        <w:t xml:space="preserve"> Sarkar, 2016) og MICE pakkan fyrir marghliða tilreikning (</w:t>
      </w:r>
      <w:r w:rsidRPr="006D272F">
        <w:rPr>
          <w:i/>
          <w:iCs/>
          <w:color w:val="000000" w:themeColor="text1"/>
        </w:rPr>
        <w:t>e. multiple imputations</w:t>
      </w:r>
      <w:r w:rsidRPr="006D272F">
        <w:rPr>
          <w:color w:val="000000" w:themeColor="text1"/>
        </w:rPr>
        <w:t>) (van Buuren o.fl., 2015).</w:t>
      </w:r>
    </w:p>
    <w:p w14:paraId="41D9A93D" w14:textId="49DDC685" w:rsidR="009D255B" w:rsidRPr="006D272F" w:rsidRDefault="009D255B" w:rsidP="00011F52">
      <w:pPr>
        <w:pStyle w:val="Heading2"/>
        <w:rPr>
          <w:color w:val="000000" w:themeColor="text1"/>
        </w:rPr>
      </w:pPr>
      <w:r w:rsidRPr="006D272F">
        <w:rPr>
          <w:color w:val="000000" w:themeColor="text1"/>
        </w:rPr>
        <w:t>Framkvæmd</w:t>
      </w:r>
    </w:p>
    <w:p w14:paraId="6DB05A14" w14:textId="20501D6F" w:rsidR="00BA575C" w:rsidRPr="006D272F" w:rsidRDefault="009D255B" w:rsidP="009D255B">
      <w:pPr>
        <w:ind w:firstLine="0"/>
        <w:rPr>
          <w:color w:val="000000" w:themeColor="text1"/>
        </w:rPr>
      </w:pPr>
      <w:r w:rsidRPr="006D272F">
        <w:rPr>
          <w:color w:val="000000" w:themeColor="text1"/>
        </w:rPr>
        <w:tab/>
      </w:r>
      <w:r w:rsidR="00F93405" w:rsidRPr="006D272F">
        <w:rPr>
          <w:color w:val="000000" w:themeColor="text1"/>
        </w:rPr>
        <w:t>Byrjað var á því að setja upp gagnasafnið og nota tilreikning. Í kjölfarið var skoð</w:t>
      </w:r>
      <w:ins w:id="12" w:author="Aðalheiður Magnúsdóttir - HI" w:date="2023-03-22T10:02:00Z">
        <w:r w:rsidR="00554D12">
          <w:rPr>
            <w:color w:val="000000" w:themeColor="text1"/>
          </w:rPr>
          <w:t>u</w:t>
        </w:r>
      </w:ins>
      <w:r w:rsidR="00F93405" w:rsidRPr="006D272F">
        <w:rPr>
          <w:color w:val="000000" w:themeColor="text1"/>
        </w:rPr>
        <w:t>ð lýsandi tölfræði til þess að gera grein fyrir mældum breytum. Einnig var skoðaður áreiðanleikastuðull fyrir hvern prófhluta. Þá var sett upp svarferlalíkön fyrir hvern prófhluta, þ.e. A: „</w:t>
      </w:r>
      <w:r w:rsidR="00F93405" w:rsidRPr="006D272F">
        <w:rPr>
          <w:i/>
          <w:iCs/>
          <w:color w:val="000000" w:themeColor="text1"/>
        </w:rPr>
        <w:t>Spurningar um mikilvægi upplýsinga og um framkvæmd mats í skólum</w:t>
      </w:r>
      <w:r w:rsidR="00F93405" w:rsidRPr="006D272F">
        <w:rPr>
          <w:color w:val="000000" w:themeColor="text1"/>
        </w:rPr>
        <w:t>“, B: „</w:t>
      </w:r>
      <w:r w:rsidR="00F93405" w:rsidRPr="006D272F">
        <w:rPr>
          <w:i/>
          <w:iCs/>
          <w:color w:val="000000" w:themeColor="text1"/>
        </w:rPr>
        <w:t>Spurningar um hlutverk námsmats</w:t>
      </w:r>
      <w:r w:rsidR="00F93405" w:rsidRPr="006D272F">
        <w:rPr>
          <w:color w:val="000000" w:themeColor="text1"/>
        </w:rPr>
        <w:t>“ og C: „</w:t>
      </w:r>
      <w:r w:rsidR="00F93405" w:rsidRPr="006D272F">
        <w:rPr>
          <w:i/>
          <w:iCs/>
          <w:color w:val="000000" w:themeColor="text1"/>
        </w:rPr>
        <w:t>Spurningar um mat tengt lykillhæfni í menntun í aðalnámsskrá</w:t>
      </w:r>
      <w:r w:rsidR="00F93405" w:rsidRPr="006D272F">
        <w:rPr>
          <w:color w:val="000000" w:themeColor="text1"/>
        </w:rPr>
        <w:t>“ og kannaður munur á viðhorfum eftir hópum (</w:t>
      </w:r>
      <w:del w:id="13" w:author="Aðalheiður Magnúsdóttir - HI" w:date="2023-03-22T10:26:00Z">
        <w:r w:rsidR="00F93405" w:rsidRPr="006D272F" w:rsidDel="00AA30CF">
          <w:rPr>
            <w:color w:val="000000" w:themeColor="text1"/>
          </w:rPr>
          <w:delText xml:space="preserve">skólastarfsmanna </w:delText>
        </w:r>
      </w:del>
      <w:ins w:id="14" w:author="Aðalheiður Magnúsdóttir - HI" w:date="2023-03-22T10:26:00Z">
        <w:r w:rsidR="00AA30CF">
          <w:rPr>
            <w:color w:val="000000" w:themeColor="text1"/>
          </w:rPr>
          <w:t xml:space="preserve">starfsfólk </w:t>
        </w:r>
        <w:commentRangeStart w:id="15"/>
        <w:r w:rsidR="00AA30CF">
          <w:rPr>
            <w:color w:val="000000" w:themeColor="text1"/>
          </w:rPr>
          <w:t>skóla</w:t>
        </w:r>
        <w:r w:rsidR="00AA30CF" w:rsidRPr="006D272F">
          <w:rPr>
            <w:color w:val="000000" w:themeColor="text1"/>
          </w:rPr>
          <w:t xml:space="preserve"> </w:t>
        </w:r>
        <w:commentRangeEnd w:id="15"/>
        <w:r w:rsidR="00AA30CF">
          <w:rPr>
            <w:rStyle w:val="CommentReference"/>
          </w:rPr>
          <w:commentReference w:id="15"/>
        </w:r>
      </w:ins>
      <w:r w:rsidR="00F93405" w:rsidRPr="006D272F">
        <w:rPr>
          <w:color w:val="000000" w:themeColor="text1"/>
        </w:rPr>
        <w:t>og forsjáraðil</w:t>
      </w:r>
      <w:ins w:id="16" w:author="Aðalheiður Magnúsdóttir - HI" w:date="2023-03-22T10:02:00Z">
        <w:r w:rsidR="00554D12">
          <w:rPr>
            <w:color w:val="000000" w:themeColor="text1"/>
          </w:rPr>
          <w:t>a</w:t>
        </w:r>
      </w:ins>
      <w:r w:rsidR="00F93405" w:rsidRPr="006D272F">
        <w:rPr>
          <w:color w:val="000000" w:themeColor="text1"/>
        </w:rPr>
        <w:t>). Í kjölfarið var lagt mat á gæði líkananna með því að skoða mátstuðla (</w:t>
      </w:r>
      <w:r w:rsidR="00F93405" w:rsidRPr="006D272F">
        <w:rPr>
          <w:i/>
          <w:iCs/>
          <w:color w:val="000000" w:themeColor="text1"/>
        </w:rPr>
        <w:t>e. fit indices</w:t>
      </w:r>
      <w:r w:rsidR="00F93405" w:rsidRPr="006D272F">
        <w:rPr>
          <w:color w:val="000000" w:themeColor="text1"/>
        </w:rPr>
        <w:t>), þáttahleðslur og skýringarhlutfall, aðgreiningar- (</w:t>
      </w:r>
      <w:r w:rsidR="00F93405" w:rsidRPr="006D272F">
        <w:rPr>
          <w:i/>
          <w:iCs/>
          <w:color w:val="000000" w:themeColor="text1"/>
        </w:rPr>
        <w:t>e. discrimination parameter</w:t>
      </w:r>
      <w:r w:rsidR="00F93405" w:rsidRPr="006D272F">
        <w:rPr>
          <w:color w:val="000000" w:themeColor="text1"/>
        </w:rPr>
        <w:t>) og þyngdarstuðul (</w:t>
      </w:r>
      <w:r w:rsidR="00F93405" w:rsidRPr="006D272F">
        <w:rPr>
          <w:i/>
          <w:iCs/>
          <w:color w:val="000000" w:themeColor="text1"/>
        </w:rPr>
        <w:t>e. threshold parameters</w:t>
      </w:r>
      <w:r w:rsidR="00F93405" w:rsidRPr="006D272F">
        <w:rPr>
          <w:color w:val="000000" w:themeColor="text1"/>
        </w:rPr>
        <w:t>) einstakra atriða og leif þeirra (</w:t>
      </w:r>
      <w:r w:rsidR="00F93405" w:rsidRPr="006D272F">
        <w:rPr>
          <w:i/>
          <w:iCs/>
          <w:color w:val="000000" w:themeColor="text1"/>
        </w:rPr>
        <w:t>e. residuals</w:t>
      </w:r>
      <w:r w:rsidR="00F93405" w:rsidRPr="006D272F">
        <w:rPr>
          <w:color w:val="000000" w:themeColor="text1"/>
        </w:rPr>
        <w:t>)</w:t>
      </w:r>
    </w:p>
    <w:p w14:paraId="42C2B9E9" w14:textId="77777777" w:rsidR="00BA575C" w:rsidRPr="006D272F" w:rsidRDefault="00BA575C" w:rsidP="00BA575C">
      <w:pPr>
        <w:ind w:firstLine="0"/>
        <w:sectPr w:rsidR="00BA575C" w:rsidRPr="006D272F">
          <w:pgSz w:w="11906" w:h="16838"/>
          <w:pgMar w:top="1440" w:right="1440" w:bottom="1440" w:left="1440" w:header="708" w:footer="708" w:gutter="0"/>
          <w:cols w:space="708"/>
          <w:docGrid w:linePitch="360"/>
        </w:sectPr>
      </w:pPr>
    </w:p>
    <w:p w14:paraId="71948F24" w14:textId="0E74621C" w:rsidR="00F56AE2" w:rsidRPr="006D272F" w:rsidRDefault="00F56AE2" w:rsidP="006E3EC0">
      <w:pPr>
        <w:pStyle w:val="Heading1"/>
      </w:pPr>
      <w:r w:rsidRPr="006D272F">
        <w:lastRenderedPageBreak/>
        <w:t>Niðurstöður</w:t>
      </w:r>
    </w:p>
    <w:p w14:paraId="2E6509AA" w14:textId="7CED0C70" w:rsidR="00BF04F0" w:rsidRPr="006D272F" w:rsidRDefault="00CD32A7" w:rsidP="00BF04F0">
      <w:pPr>
        <w:pStyle w:val="Heading2"/>
      </w:pPr>
      <w:r w:rsidRPr="006D272F">
        <w:t>Forvinnsla ganga</w:t>
      </w:r>
    </w:p>
    <w:p w14:paraId="012FBAE2" w14:textId="6EB7093B" w:rsidR="00F93405" w:rsidRPr="006D272F" w:rsidRDefault="00F93405" w:rsidP="00F93405">
      <w:pPr>
        <w:rPr>
          <w:rFonts w:eastAsia="Times New Roman"/>
          <w:color w:val="000000" w:themeColor="text1"/>
        </w:rPr>
      </w:pPr>
      <w:r w:rsidRPr="006D272F">
        <w:rPr>
          <w:rFonts w:eastAsia="Times New Roman"/>
          <w:color w:val="000000" w:themeColor="text1"/>
        </w:rPr>
        <w:t>Byrjað var að breyta gögnum í tvíkostagögn fyrir prófhluta B og C þar sem 1 stendur fyrir sammála og 0 fyrir ósammála. Tilgangur þess var að einfalda túlkun á gögnum. Einnig var atriði 6: „</w:t>
      </w:r>
      <w:r w:rsidRPr="006D272F">
        <w:rPr>
          <w:rFonts w:eastAsia="Times New Roman"/>
          <w:i/>
          <w:iCs/>
          <w:color w:val="000000" w:themeColor="text1"/>
        </w:rPr>
        <w:t>Skilning nemenda á sjálfbærni</w:t>
      </w:r>
      <w:r w:rsidRPr="006D272F">
        <w:rPr>
          <w:rFonts w:eastAsia="Times New Roman"/>
          <w:color w:val="000000" w:themeColor="text1"/>
        </w:rPr>
        <w:t xml:space="preserve">“ fært úr prófhluta B í prófhluta C þar sem það er talið spyrja frekar um viðhorf til </w:t>
      </w:r>
      <w:r w:rsidRPr="006D272F">
        <w:rPr>
          <w:color w:val="000000" w:themeColor="text1"/>
        </w:rPr>
        <w:t>„</w:t>
      </w:r>
      <w:r w:rsidRPr="006D272F">
        <w:rPr>
          <w:i/>
          <w:iCs/>
          <w:color w:val="000000" w:themeColor="text1"/>
        </w:rPr>
        <w:t>mats tengdu lykilhæfni í menntun í aðalnámskrá</w:t>
      </w:r>
      <w:r w:rsidRPr="006D272F">
        <w:rPr>
          <w:color w:val="000000" w:themeColor="text1"/>
        </w:rPr>
        <w:t>“</w:t>
      </w:r>
      <w:r w:rsidRPr="006D272F">
        <w:rPr>
          <w:rFonts w:eastAsia="Times New Roman"/>
          <w:color w:val="000000" w:themeColor="text1"/>
        </w:rPr>
        <w:t xml:space="preserve">. Áður en </w:t>
      </w:r>
      <w:ins w:id="17" w:author="Aðalheiður Magnúsdóttir - HI" w:date="2023-03-22T10:03:00Z">
        <w:r w:rsidR="00554D12">
          <w:rPr>
            <w:rFonts w:eastAsia="Times New Roman"/>
            <w:color w:val="000000" w:themeColor="text1"/>
          </w:rPr>
          <w:t>lýsandi tölfræði var skoðuð</w:t>
        </w:r>
      </w:ins>
      <w:del w:id="18" w:author="Aðalheiður Magnúsdóttir - HI" w:date="2023-03-22T10:03:00Z">
        <w:r w:rsidRPr="006D272F" w:rsidDel="00554D12">
          <w:rPr>
            <w:rFonts w:eastAsia="Times New Roman"/>
            <w:color w:val="000000" w:themeColor="text1"/>
          </w:rPr>
          <w:delText xml:space="preserve">skoðuð var lýsandi tölfræði </w:delText>
        </w:r>
      </w:del>
      <w:r w:rsidRPr="006D272F">
        <w:rPr>
          <w:rFonts w:eastAsia="Times New Roman"/>
          <w:color w:val="000000" w:themeColor="text1"/>
        </w:rPr>
        <w:t xml:space="preserve">og svarferlalíkön útbúin var marghliða tilreikningur notaður á gagansafnið sem fyllir inn gildi fyrir þau sem vantar með því að áætla svarmynstur þátttakenda útfrá svarmynstri gagnasafnsins. </w:t>
      </w:r>
      <w:r w:rsidRPr="006D272F">
        <w:rPr>
          <w:rFonts w:eastAsia="Times New Roman"/>
        </w:rPr>
        <w:t xml:space="preserve">Engar kröfur um lágmarks svörun </w:t>
      </w:r>
      <w:del w:id="19" w:author="Aðalheiður Magnúsdóttir - HI" w:date="2023-03-22T10:27:00Z">
        <w:r w:rsidRPr="006D272F" w:rsidDel="00AA30CF">
          <w:rPr>
            <w:rFonts w:eastAsia="Times New Roman"/>
          </w:rPr>
          <w:delText xml:space="preserve">var </w:delText>
        </w:r>
      </w:del>
      <w:ins w:id="20" w:author="Aðalheiður Magnúsdóttir - HI" w:date="2023-03-22T10:27:00Z">
        <w:r w:rsidR="00AA30CF">
          <w:rPr>
            <w:rFonts w:eastAsia="Times New Roman"/>
          </w:rPr>
          <w:t>voru</w:t>
        </w:r>
        <w:r w:rsidR="00AA30CF" w:rsidRPr="006D272F">
          <w:rPr>
            <w:rFonts w:eastAsia="Times New Roman"/>
          </w:rPr>
          <w:t xml:space="preserve"> </w:t>
        </w:r>
      </w:ins>
      <w:r w:rsidRPr="006D272F">
        <w:rPr>
          <w:rFonts w:eastAsia="Times New Roman"/>
        </w:rPr>
        <w:t>gerð</w:t>
      </w:r>
      <w:ins w:id="21" w:author="Aðalheiður Magnúsdóttir - HI" w:date="2023-03-22T10:27:00Z">
        <w:r w:rsidR="00AA30CF">
          <w:rPr>
            <w:rFonts w:eastAsia="Times New Roman"/>
          </w:rPr>
          <w:t>ar</w:t>
        </w:r>
      </w:ins>
      <w:r w:rsidRPr="006D272F">
        <w:rPr>
          <w:rFonts w:eastAsia="Times New Roman"/>
        </w:rPr>
        <w:t xml:space="preserve"> en þátttakendur sem svöruðu engum atriðum voru þó fjarlægðir. </w:t>
      </w:r>
    </w:p>
    <w:p w14:paraId="249D6981" w14:textId="5641B808" w:rsidR="00803A4C" w:rsidRPr="006D272F" w:rsidRDefault="00803A4C" w:rsidP="0015555C">
      <w:pPr>
        <w:pStyle w:val="Heading2"/>
      </w:pPr>
      <w:r w:rsidRPr="006D272F">
        <w:t>Lýsandi tölfræði</w:t>
      </w:r>
      <w:r w:rsidR="006E3EC0" w:rsidRPr="006D272F">
        <w:t xml:space="preserve"> </w:t>
      </w:r>
    </w:p>
    <w:p w14:paraId="7AD0B895" w14:textId="1E35B5E5" w:rsidR="00F93405" w:rsidRPr="006D272F" w:rsidRDefault="00F93405" w:rsidP="00F93405">
      <w:pPr>
        <w:rPr>
          <w:rFonts w:eastAsia="Times New Roman"/>
        </w:rPr>
      </w:pPr>
      <w:r w:rsidRPr="006D272F">
        <w:t>Eiginleikar einstakra prófatriða eru allir innan eðlilegra marka eins og sjá má í töflu 2. Meðaltal atriða fyrir prófhluta A: „</w:t>
      </w:r>
      <w:r w:rsidRPr="006D272F">
        <w:rPr>
          <w:i/>
          <w:iCs/>
        </w:rPr>
        <w:t>Viðhorf til mikilvægi upplýsinga og framkvæmd mats</w:t>
      </w:r>
      <w:r w:rsidRPr="006D272F">
        <w:t xml:space="preserve">“ hjá forsjáraðilum er á milli 0,28 til 0,89 með staðalfrávik á milli 0,31 til 0,5. Meðaltal atriða hjá starfsfólki skóla er 0,31 til 0,91 með staðalfrávik milli 0,29 til 0,5. </w:t>
      </w:r>
      <w:commentRangeStart w:id="22"/>
      <w:commentRangeStart w:id="23"/>
      <w:commentRangeStart w:id="24"/>
      <w:commentRangeStart w:id="25"/>
      <w:r w:rsidRPr="006D272F">
        <w:t xml:space="preserve">Meðaltal á heildaskori fyrir prófhluta er 5,54 af 9 með staðalfrávik uppá 2,12 hjá forsjáraðilum. Meðaltal á heildarskori fyrir starfsfólkskóla er 5,4 af 10 með staðalfrávik uppá 2,18. </w:t>
      </w:r>
      <w:commentRangeEnd w:id="22"/>
      <w:r w:rsidR="00AA30CF">
        <w:rPr>
          <w:rStyle w:val="CommentReference"/>
        </w:rPr>
        <w:commentReference w:id="22"/>
      </w:r>
      <w:commentRangeEnd w:id="23"/>
      <w:r w:rsidR="00AA30CF">
        <w:rPr>
          <w:rStyle w:val="CommentReference"/>
        </w:rPr>
        <w:commentReference w:id="23"/>
      </w:r>
      <w:commentRangeEnd w:id="24"/>
      <w:r w:rsidR="00AA30CF">
        <w:rPr>
          <w:rStyle w:val="CommentReference"/>
        </w:rPr>
        <w:commentReference w:id="24"/>
      </w:r>
      <w:commentRangeEnd w:id="25"/>
      <w:r w:rsidR="00AA30CF">
        <w:rPr>
          <w:rStyle w:val="CommentReference"/>
        </w:rPr>
        <w:commentReference w:id="25"/>
      </w:r>
      <w:r w:rsidRPr="006D272F">
        <w:t>Meðaltal atriða fyrir prófhluta „</w:t>
      </w:r>
      <w:r w:rsidRPr="006D272F">
        <w:rPr>
          <w:rFonts w:eastAsia="Times New Roman"/>
          <w:i/>
          <w:iCs/>
        </w:rPr>
        <w:t>Viðhorf til hlutverk námsmats</w:t>
      </w:r>
      <w:r w:rsidRPr="006D272F">
        <w:rPr>
          <w:rFonts w:eastAsia="Times New Roman"/>
        </w:rPr>
        <w:t>“ hjá forsjáraðilum er á milli 0,7 til 0,95 með staðalfrávik á milli 0,22 til 0,46. Meðaltal atriða hjá starfsfólki skóla er á milli 0,67 til 0,93 með staðalfrávik á milli 0,25 til 0,5. Meðaltal á heildarskori fyrir prófhluta er 10 af 12 með staðalfrávik uppá 2,16 fyrir forsjáraðila. Meðaltal á heildarskor hjá starfsfólki skóla er 11,28 af 14 með staðalfrávik uppá 2,46. Meðaltal fyrir prófhluta „</w:t>
      </w:r>
      <w:r w:rsidRPr="006D272F">
        <w:rPr>
          <w:rFonts w:eastAsia="Times New Roman"/>
          <w:i/>
          <w:iCs/>
        </w:rPr>
        <w:t>Viðhorf til mats tengt lykilhæfni menntunar í aðalnámsskrá</w:t>
      </w:r>
      <w:r w:rsidRPr="006D272F">
        <w:rPr>
          <w:rFonts w:eastAsia="Times New Roman"/>
        </w:rPr>
        <w:t xml:space="preserve">“ hjá forsjáraðilum er á milli </w:t>
      </w:r>
      <w:commentRangeStart w:id="26"/>
      <w:r w:rsidRPr="006D272F">
        <w:rPr>
          <w:rFonts w:eastAsia="Times New Roman"/>
        </w:rPr>
        <w:t xml:space="preserve">0,73 </w:t>
      </w:r>
      <w:commentRangeEnd w:id="26"/>
      <w:r w:rsidR="00554D12">
        <w:rPr>
          <w:rStyle w:val="CommentReference"/>
        </w:rPr>
        <w:commentReference w:id="26"/>
      </w:r>
      <w:r w:rsidRPr="006D272F">
        <w:rPr>
          <w:rFonts w:eastAsia="Times New Roman"/>
        </w:rPr>
        <w:t xml:space="preserve">með staðalfrávik á milli 0,32 til </w:t>
      </w:r>
      <w:r w:rsidRPr="006D272F">
        <w:rPr>
          <w:rFonts w:eastAsia="Times New Roman"/>
        </w:rPr>
        <w:lastRenderedPageBreak/>
        <w:t>0,44. Meðaltal atriða hjá starfsfólki er 0,69 til 0,87 með staðalfrávik á milli 0,34 til 0,43. Meðaltal á heildarskori fyrir prófhluta er 3,23 með staðalfrávik uppá 1,17 fyrir forsjáraðila. Meðaltal á heildarskor</w:t>
      </w:r>
      <w:ins w:id="27" w:author="Aðalheiður Magnúsdóttir - HI" w:date="2023-03-22T10:04:00Z">
        <w:r w:rsidR="00554D12">
          <w:rPr>
            <w:rFonts w:eastAsia="Times New Roman"/>
          </w:rPr>
          <w:t>i</w:t>
        </w:r>
      </w:ins>
      <w:r w:rsidRPr="006D272F">
        <w:rPr>
          <w:rFonts w:eastAsia="Times New Roman"/>
        </w:rPr>
        <w:t xml:space="preserve"> hjá starfsfólki skóla er 3,09 með staðalfrávik uppá 1,27. Heildarskor fyrir alla prófhluta er 18,71 af 25 með staðalfrávik uppá 4,1 fyrir forsjáraðila. Heildarskor hjá starfsfólki skóla er 19,77 af 28 með staðalfrávik uppá 4,33. </w:t>
      </w:r>
    </w:p>
    <w:p w14:paraId="27858A80" w14:textId="77777777" w:rsidR="00AE281C" w:rsidRPr="006D272F" w:rsidRDefault="00AE281C" w:rsidP="00AE281C">
      <w:pPr>
        <w:pStyle w:val="Heading2"/>
        <w:rPr>
          <w:rFonts w:eastAsia="Times New Roman"/>
        </w:rPr>
      </w:pPr>
      <w:r w:rsidRPr="006D272F">
        <w:t>Áreiðanleiki prófhluta</w:t>
      </w:r>
    </w:p>
    <w:p w14:paraId="7FC46CB4" w14:textId="45D64443" w:rsidR="00F93405" w:rsidRPr="006D272F" w:rsidRDefault="00AE281C" w:rsidP="00F93405">
      <w:pPr>
        <w:ind w:firstLine="0"/>
      </w:pPr>
      <w:r w:rsidRPr="006D272F">
        <w:rPr>
          <w:rFonts w:eastAsia="Times New Roman"/>
        </w:rPr>
        <w:tab/>
      </w:r>
      <w:r w:rsidR="00F93405" w:rsidRPr="006D272F">
        <w:rPr>
          <w:rFonts w:eastAsia="Times New Roman"/>
        </w:rPr>
        <w:t>Áreiðanleikastuðull alfa (</w:t>
      </w:r>
      <w:r w:rsidR="00F93405" w:rsidRPr="006D272F">
        <w:rPr>
          <w:rFonts w:eastAsia="Times New Roman"/>
          <w:i/>
          <w:iCs/>
        </w:rPr>
        <w:t>e. Cronbach alpha</w:t>
      </w:r>
      <w:r w:rsidR="00F93405" w:rsidRPr="006D272F">
        <w:rPr>
          <w:rFonts w:eastAsia="Times New Roman"/>
        </w:rPr>
        <w:t xml:space="preserve">) fyrir alla prófhlutana saman er 0,82 fyrir </w:t>
      </w:r>
      <w:r w:rsidR="00F93405" w:rsidRPr="006D272F">
        <w:rPr>
          <w:rFonts w:eastAsia="Times New Roman"/>
          <w:i/>
          <w:iCs/>
        </w:rPr>
        <w:t>forsjáraðila</w:t>
      </w:r>
      <w:r w:rsidR="00F93405" w:rsidRPr="006D272F">
        <w:rPr>
          <w:rFonts w:eastAsia="Times New Roman"/>
        </w:rPr>
        <w:t xml:space="preserve"> og 0,77 fyrir </w:t>
      </w:r>
      <w:r w:rsidR="00F93405" w:rsidRPr="006D272F">
        <w:rPr>
          <w:rFonts w:eastAsia="Times New Roman"/>
          <w:i/>
          <w:iCs/>
        </w:rPr>
        <w:t>starfsfólk</w:t>
      </w:r>
      <w:r w:rsidR="00F93405" w:rsidRPr="006D272F">
        <w:rPr>
          <w:rFonts w:eastAsia="Times New Roman"/>
        </w:rPr>
        <w:t xml:space="preserve"> skóla en stuðull &gt; 0,7 bendir til að áreiðanleiki sé viðunandi </w:t>
      </w:r>
      <w:del w:id="28" w:author="Aðalheiður Magnúsdóttir - HI" w:date="2023-03-22T10:05:00Z">
        <w:r w:rsidR="00F93405" w:rsidRPr="006D272F" w:rsidDel="00554D12">
          <w:rPr>
            <w:color w:val="000000" w:themeColor="text1"/>
          </w:rPr>
          <w:delText xml:space="preserve"> </w:delText>
        </w:r>
      </w:del>
      <w:r w:rsidR="00F93405" w:rsidRPr="006D272F">
        <w:rPr>
          <w:color w:val="000000" w:themeColor="text1"/>
        </w:rPr>
        <w:t>(Devellis, 2012)</w:t>
      </w:r>
      <w:r w:rsidR="00F93405" w:rsidRPr="006D272F">
        <w:rPr>
          <w:rFonts w:eastAsia="Times New Roman"/>
        </w:rPr>
        <w:t>. Hinsvegar ef skoðaðir er</w:t>
      </w:r>
      <w:ins w:id="29" w:author="Aðalheiður Magnúsdóttir - HI" w:date="2023-03-22T10:05:00Z">
        <w:r w:rsidR="00554D12">
          <w:rPr>
            <w:rFonts w:eastAsia="Times New Roman"/>
          </w:rPr>
          <w:t>u</w:t>
        </w:r>
      </w:ins>
      <w:r w:rsidR="00F93405" w:rsidRPr="006D272F">
        <w:rPr>
          <w:rFonts w:eastAsia="Times New Roman"/>
        </w:rPr>
        <w:t xml:space="preserve"> áreiðanleikastuðlar einstakra prófhluta eru flestir prófhlutar rétt yfir áreiðanleikamörk</w:t>
      </w:r>
      <w:ins w:id="30" w:author="Aðalheiður Magnúsdóttir - HI" w:date="2023-03-22T10:05:00Z">
        <w:r w:rsidR="00554D12">
          <w:rPr>
            <w:rFonts w:eastAsia="Times New Roman"/>
          </w:rPr>
          <w:t>um</w:t>
        </w:r>
      </w:ins>
      <w:r w:rsidR="00F93405" w:rsidRPr="006D272F">
        <w:rPr>
          <w:rFonts w:eastAsia="Times New Roman"/>
        </w:rPr>
        <w:t>. Áreiðanleikastuðull er 0,7 í prófhluta „</w:t>
      </w:r>
      <w:r w:rsidR="00F93405" w:rsidRPr="006D272F">
        <w:rPr>
          <w:rFonts w:eastAsia="Times New Roman"/>
          <w:i/>
          <w:iCs/>
        </w:rPr>
        <w:t>Viðhorf til mikilvægi upplýsinga og framkvæmd mats</w:t>
      </w:r>
      <w:r w:rsidR="00F93405" w:rsidRPr="006D272F">
        <w:rPr>
          <w:rFonts w:eastAsia="Times New Roman"/>
        </w:rPr>
        <w:t xml:space="preserve">“ hjá </w:t>
      </w:r>
      <w:commentRangeStart w:id="31"/>
      <w:r w:rsidR="00F93405" w:rsidRPr="006D272F">
        <w:rPr>
          <w:rFonts w:eastAsia="Times New Roman"/>
          <w:i/>
          <w:iCs/>
        </w:rPr>
        <w:t>forsjáraðilum</w:t>
      </w:r>
      <w:r w:rsidR="00F93405" w:rsidRPr="006D272F">
        <w:rPr>
          <w:rFonts w:eastAsia="Times New Roman"/>
        </w:rPr>
        <w:t xml:space="preserve"> </w:t>
      </w:r>
      <w:commentRangeEnd w:id="31"/>
      <w:r w:rsidR="00AA30CF">
        <w:rPr>
          <w:rStyle w:val="CommentReference"/>
        </w:rPr>
        <w:commentReference w:id="31"/>
      </w:r>
      <w:r w:rsidR="00F93405" w:rsidRPr="006D272F">
        <w:rPr>
          <w:rFonts w:eastAsia="Times New Roman"/>
        </w:rPr>
        <w:t xml:space="preserve">en 0,64 hjá </w:t>
      </w:r>
      <w:r w:rsidR="00F93405" w:rsidRPr="006D272F">
        <w:rPr>
          <w:rFonts w:eastAsia="Times New Roman"/>
          <w:i/>
          <w:iCs/>
        </w:rPr>
        <w:t>starfsfólki skóla</w:t>
      </w:r>
      <w:r w:rsidR="00F93405" w:rsidRPr="006D272F">
        <w:rPr>
          <w:rFonts w:eastAsia="Times New Roman"/>
        </w:rPr>
        <w:t>. Í prófhluta „</w:t>
      </w:r>
      <w:r w:rsidR="00F93405" w:rsidRPr="006D272F">
        <w:rPr>
          <w:rFonts w:eastAsia="Times New Roman"/>
          <w:i/>
          <w:iCs/>
        </w:rPr>
        <w:t>Viðhorf til hlutverk námsmats</w:t>
      </w:r>
      <w:r w:rsidR="00F93405" w:rsidRPr="006D272F">
        <w:rPr>
          <w:rFonts w:eastAsia="Times New Roman"/>
        </w:rPr>
        <w:t xml:space="preserve">“ er áreiðanleikastuðull hjá </w:t>
      </w:r>
      <w:r w:rsidR="00F93405" w:rsidRPr="006D272F">
        <w:rPr>
          <w:rFonts w:eastAsia="Times New Roman"/>
          <w:i/>
          <w:iCs/>
        </w:rPr>
        <w:t>forsjáraðilum</w:t>
      </w:r>
      <w:r w:rsidR="00F93405" w:rsidRPr="006D272F">
        <w:rPr>
          <w:rFonts w:eastAsia="Times New Roman"/>
        </w:rPr>
        <w:t xml:space="preserve"> 0,74 og 0,72 hjá </w:t>
      </w:r>
      <w:r w:rsidR="00F93405" w:rsidRPr="006D272F">
        <w:rPr>
          <w:rFonts w:eastAsia="Times New Roman"/>
          <w:i/>
          <w:iCs/>
        </w:rPr>
        <w:t>starfsfólki skóla</w:t>
      </w:r>
      <w:r w:rsidR="00F93405" w:rsidRPr="006D272F">
        <w:rPr>
          <w:rFonts w:eastAsia="Times New Roman"/>
        </w:rPr>
        <w:t>. Áreiðanleikastuðull fyrir prófhluta „</w:t>
      </w:r>
      <w:r w:rsidR="00F93405" w:rsidRPr="006D272F">
        <w:rPr>
          <w:rFonts w:eastAsia="Times New Roman"/>
          <w:i/>
          <w:iCs/>
        </w:rPr>
        <w:t>Viðhorf til mats tengt lykilhæfni menntunar í aðalnámsskrá</w:t>
      </w:r>
      <w:r w:rsidR="00F93405" w:rsidRPr="006D272F">
        <w:rPr>
          <w:rFonts w:eastAsia="Times New Roman"/>
        </w:rPr>
        <w:t xml:space="preserve">“ hjá </w:t>
      </w:r>
      <w:r w:rsidR="00F93405" w:rsidRPr="006D272F">
        <w:rPr>
          <w:rFonts w:eastAsia="Times New Roman"/>
          <w:i/>
          <w:iCs/>
        </w:rPr>
        <w:t>forsjáraðilum</w:t>
      </w:r>
      <w:r w:rsidR="00F93405" w:rsidRPr="006D272F">
        <w:rPr>
          <w:rFonts w:eastAsia="Times New Roman"/>
        </w:rPr>
        <w:t xml:space="preserve"> er 0,75 og hjá </w:t>
      </w:r>
      <w:r w:rsidR="00F93405" w:rsidRPr="006D272F">
        <w:rPr>
          <w:rFonts w:eastAsia="Times New Roman"/>
          <w:i/>
          <w:iCs/>
        </w:rPr>
        <w:t>starfsfólki skóla</w:t>
      </w:r>
      <w:r w:rsidR="00F93405" w:rsidRPr="006D272F">
        <w:rPr>
          <w:rFonts w:eastAsia="Times New Roman"/>
        </w:rPr>
        <w:t xml:space="preserve"> 0,77.</w:t>
      </w:r>
    </w:p>
    <w:p w14:paraId="491F0B52" w14:textId="2D8B1F91" w:rsidR="00AE281C" w:rsidRPr="006D272F" w:rsidRDefault="00AE281C" w:rsidP="00AE281C">
      <w:pPr>
        <w:ind w:firstLine="0"/>
      </w:pPr>
    </w:p>
    <w:p w14:paraId="4A93EA04" w14:textId="77777777" w:rsidR="00AE281C" w:rsidRPr="006D272F" w:rsidRDefault="00AE281C" w:rsidP="00BF04F0">
      <w:pPr>
        <w:rPr>
          <w:rFonts w:eastAsia="Times New Roman"/>
        </w:rPr>
      </w:pPr>
    </w:p>
    <w:tbl>
      <w:tblPr>
        <w:tblW w:w="5000" w:type="pct"/>
        <w:jc w:val="center"/>
        <w:tblLook w:val="04A0" w:firstRow="1" w:lastRow="0" w:firstColumn="1" w:lastColumn="0" w:noHBand="0" w:noVBand="1"/>
      </w:tblPr>
      <w:tblGrid>
        <w:gridCol w:w="3347"/>
        <w:gridCol w:w="1435"/>
        <w:gridCol w:w="1208"/>
        <w:gridCol w:w="1648"/>
        <w:gridCol w:w="1388"/>
      </w:tblGrid>
      <w:tr w:rsidR="00AE281C" w:rsidRPr="006D272F" w14:paraId="22E6779E" w14:textId="77777777" w:rsidTr="00AA4881">
        <w:trPr>
          <w:trHeight w:val="320"/>
          <w:jc w:val="center"/>
        </w:trPr>
        <w:tc>
          <w:tcPr>
            <w:tcW w:w="5000" w:type="pct"/>
            <w:gridSpan w:val="5"/>
            <w:tcBorders>
              <w:top w:val="nil"/>
              <w:left w:val="nil"/>
              <w:bottom w:val="nil"/>
              <w:right w:val="nil"/>
            </w:tcBorders>
            <w:shd w:val="clear" w:color="auto" w:fill="auto"/>
            <w:noWrap/>
            <w:hideMark/>
          </w:tcPr>
          <w:p w14:paraId="0AB02775" w14:textId="77777777" w:rsidR="00AE281C" w:rsidRPr="006D272F" w:rsidRDefault="00AE281C" w:rsidP="00913387">
            <w:pPr>
              <w:keepNext/>
              <w:keepLines/>
              <w:spacing w:line="276" w:lineRule="auto"/>
              <w:ind w:firstLine="0"/>
              <w:rPr>
                <w:rFonts w:eastAsia="Times New Roman"/>
                <w:b/>
                <w:bCs/>
                <w:color w:val="000000"/>
                <w:lang w:eastAsia="en-GB"/>
              </w:rPr>
            </w:pPr>
            <w:r w:rsidRPr="006D272F">
              <w:rPr>
                <w:rFonts w:eastAsia="Times New Roman"/>
                <w:b/>
                <w:bCs/>
                <w:color w:val="000000"/>
                <w:lang w:eastAsia="en-GB"/>
              </w:rPr>
              <w:lastRenderedPageBreak/>
              <w:t>Tafla 2.</w:t>
            </w:r>
          </w:p>
        </w:tc>
      </w:tr>
      <w:tr w:rsidR="00AE281C" w:rsidRPr="006D272F" w14:paraId="34178AAD" w14:textId="77777777" w:rsidTr="00AA4881">
        <w:trPr>
          <w:trHeight w:val="340"/>
          <w:jc w:val="center"/>
        </w:trPr>
        <w:tc>
          <w:tcPr>
            <w:tcW w:w="5000" w:type="pct"/>
            <w:gridSpan w:val="5"/>
            <w:tcBorders>
              <w:top w:val="nil"/>
              <w:left w:val="nil"/>
              <w:bottom w:val="single" w:sz="4" w:space="0" w:color="auto"/>
              <w:right w:val="nil"/>
            </w:tcBorders>
            <w:shd w:val="clear" w:color="auto" w:fill="auto"/>
            <w:noWrap/>
            <w:hideMark/>
          </w:tcPr>
          <w:p w14:paraId="7E87A024" w14:textId="77777777" w:rsidR="00AE281C" w:rsidRPr="006D272F" w:rsidRDefault="00AE281C" w:rsidP="00913387">
            <w:pPr>
              <w:keepNext/>
              <w:keepLines/>
              <w:spacing w:line="276" w:lineRule="auto"/>
              <w:ind w:firstLine="0"/>
              <w:rPr>
                <w:rFonts w:eastAsia="Times New Roman"/>
                <w:i/>
                <w:iCs/>
                <w:color w:val="000000"/>
                <w:lang w:eastAsia="en-GB"/>
              </w:rPr>
            </w:pPr>
            <w:r w:rsidRPr="006D272F">
              <w:rPr>
                <w:rFonts w:eastAsia="Times New Roman"/>
                <w:i/>
                <w:iCs/>
                <w:color w:val="000000"/>
                <w:lang w:eastAsia="en-GB"/>
              </w:rPr>
              <w:t xml:space="preserve">Lýsandi tölfræði fyrir prófhluta og einstök atriði. </w:t>
            </w:r>
          </w:p>
        </w:tc>
      </w:tr>
      <w:tr w:rsidR="00AE281C" w:rsidRPr="006D272F" w14:paraId="0BB0F954" w14:textId="77777777" w:rsidTr="00AA4881">
        <w:trPr>
          <w:trHeight w:val="340"/>
          <w:jc w:val="center"/>
        </w:trPr>
        <w:tc>
          <w:tcPr>
            <w:tcW w:w="1854" w:type="pct"/>
            <w:tcBorders>
              <w:top w:val="single" w:sz="8" w:space="0" w:color="000000"/>
              <w:left w:val="nil"/>
              <w:bottom w:val="nil"/>
              <w:right w:val="nil"/>
            </w:tcBorders>
            <w:shd w:val="clear" w:color="auto" w:fill="auto"/>
            <w:noWrap/>
            <w:hideMark/>
          </w:tcPr>
          <w:p w14:paraId="062FE39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 </w:t>
            </w:r>
          </w:p>
        </w:tc>
        <w:tc>
          <w:tcPr>
            <w:tcW w:w="1464" w:type="pct"/>
            <w:gridSpan w:val="2"/>
            <w:tcBorders>
              <w:top w:val="single" w:sz="8" w:space="0" w:color="000000"/>
              <w:left w:val="nil"/>
              <w:bottom w:val="single" w:sz="8" w:space="0" w:color="000000"/>
              <w:right w:val="nil"/>
            </w:tcBorders>
            <w:shd w:val="clear" w:color="auto" w:fill="auto"/>
            <w:noWrap/>
            <w:hideMark/>
          </w:tcPr>
          <w:p w14:paraId="763B0267"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Forsjáraðilar</w:t>
            </w:r>
          </w:p>
        </w:tc>
        <w:tc>
          <w:tcPr>
            <w:tcW w:w="1682" w:type="pct"/>
            <w:gridSpan w:val="2"/>
            <w:tcBorders>
              <w:top w:val="single" w:sz="8" w:space="0" w:color="000000"/>
              <w:left w:val="nil"/>
              <w:bottom w:val="single" w:sz="8" w:space="0" w:color="000000"/>
              <w:right w:val="nil"/>
            </w:tcBorders>
            <w:shd w:val="clear" w:color="auto" w:fill="auto"/>
            <w:noWrap/>
            <w:hideMark/>
          </w:tcPr>
          <w:p w14:paraId="50D80E7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Starfsfólk skóla</w:t>
            </w:r>
          </w:p>
        </w:tc>
      </w:tr>
      <w:tr w:rsidR="00AE281C" w:rsidRPr="006D272F" w14:paraId="4DEDE270" w14:textId="77777777" w:rsidTr="00AA4881">
        <w:trPr>
          <w:trHeight w:val="340"/>
          <w:jc w:val="center"/>
        </w:trPr>
        <w:tc>
          <w:tcPr>
            <w:tcW w:w="1854" w:type="pct"/>
            <w:tcBorders>
              <w:top w:val="nil"/>
              <w:left w:val="nil"/>
              <w:bottom w:val="single" w:sz="8" w:space="0" w:color="000000"/>
              <w:right w:val="nil"/>
            </w:tcBorders>
            <w:shd w:val="clear" w:color="auto" w:fill="auto"/>
            <w:noWrap/>
            <w:hideMark/>
          </w:tcPr>
          <w:p w14:paraId="1F59C12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Prófhluti / atriði</w:t>
            </w:r>
          </w:p>
        </w:tc>
        <w:tc>
          <w:tcPr>
            <w:tcW w:w="795" w:type="pct"/>
            <w:tcBorders>
              <w:top w:val="nil"/>
              <w:left w:val="nil"/>
              <w:bottom w:val="single" w:sz="8" w:space="0" w:color="000000"/>
              <w:right w:val="nil"/>
            </w:tcBorders>
            <w:shd w:val="clear" w:color="auto" w:fill="auto"/>
            <w:noWrap/>
            <w:hideMark/>
          </w:tcPr>
          <w:p w14:paraId="51544432"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p>
        </w:tc>
        <w:tc>
          <w:tcPr>
            <w:tcW w:w="669" w:type="pct"/>
            <w:tcBorders>
              <w:top w:val="nil"/>
              <w:left w:val="nil"/>
              <w:bottom w:val="single" w:sz="8" w:space="0" w:color="000000"/>
              <w:right w:val="nil"/>
            </w:tcBorders>
            <w:shd w:val="clear" w:color="auto" w:fill="auto"/>
            <w:noWrap/>
            <w:hideMark/>
          </w:tcPr>
          <w:p w14:paraId="28C90722"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Sf</w:t>
            </w:r>
          </w:p>
        </w:tc>
        <w:tc>
          <w:tcPr>
            <w:tcW w:w="913" w:type="pct"/>
            <w:tcBorders>
              <w:top w:val="nil"/>
              <w:left w:val="nil"/>
              <w:bottom w:val="single" w:sz="8" w:space="0" w:color="000000"/>
              <w:right w:val="nil"/>
            </w:tcBorders>
            <w:shd w:val="clear" w:color="auto" w:fill="auto"/>
            <w:noWrap/>
            <w:hideMark/>
          </w:tcPr>
          <w:p w14:paraId="43237C7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M</w:t>
            </w:r>
          </w:p>
        </w:tc>
        <w:tc>
          <w:tcPr>
            <w:tcW w:w="769" w:type="pct"/>
            <w:tcBorders>
              <w:top w:val="nil"/>
              <w:left w:val="nil"/>
              <w:bottom w:val="single" w:sz="8" w:space="0" w:color="000000"/>
              <w:right w:val="nil"/>
            </w:tcBorders>
            <w:shd w:val="clear" w:color="auto" w:fill="auto"/>
            <w:noWrap/>
            <w:hideMark/>
          </w:tcPr>
          <w:p w14:paraId="4369D3C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Sf</w:t>
            </w:r>
          </w:p>
        </w:tc>
      </w:tr>
      <w:tr w:rsidR="00AE281C" w:rsidRPr="006D272F" w14:paraId="4C03D103" w14:textId="77777777" w:rsidTr="00AA4881">
        <w:trPr>
          <w:trHeight w:val="320"/>
          <w:jc w:val="center"/>
        </w:trPr>
        <w:tc>
          <w:tcPr>
            <w:tcW w:w="5000" w:type="pct"/>
            <w:gridSpan w:val="5"/>
            <w:tcBorders>
              <w:top w:val="single" w:sz="8" w:space="0" w:color="000000"/>
              <w:left w:val="nil"/>
              <w:bottom w:val="nil"/>
              <w:right w:val="nil"/>
            </w:tcBorders>
            <w:shd w:val="clear" w:color="auto" w:fill="auto"/>
            <w:noWrap/>
            <w:hideMark/>
          </w:tcPr>
          <w:p w14:paraId="3A14D388"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mikilvægi upplýsinga og framkvæmd mats</w:t>
            </w:r>
          </w:p>
        </w:tc>
      </w:tr>
      <w:tr w:rsidR="00AE281C" w:rsidRPr="006D272F" w14:paraId="6A1DACDF" w14:textId="77777777" w:rsidTr="00AA4881">
        <w:trPr>
          <w:trHeight w:val="320"/>
          <w:jc w:val="center"/>
        </w:trPr>
        <w:tc>
          <w:tcPr>
            <w:tcW w:w="1854" w:type="pct"/>
            <w:tcBorders>
              <w:top w:val="nil"/>
              <w:left w:val="nil"/>
              <w:bottom w:val="nil"/>
              <w:right w:val="nil"/>
            </w:tcBorders>
            <w:shd w:val="clear" w:color="auto" w:fill="auto"/>
            <w:noWrap/>
            <w:hideMark/>
          </w:tcPr>
          <w:p w14:paraId="49763A4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A1</w:t>
            </w:r>
          </w:p>
        </w:tc>
        <w:tc>
          <w:tcPr>
            <w:tcW w:w="795" w:type="pct"/>
            <w:tcBorders>
              <w:top w:val="nil"/>
              <w:left w:val="nil"/>
              <w:bottom w:val="nil"/>
              <w:right w:val="nil"/>
            </w:tcBorders>
            <w:shd w:val="clear" w:color="auto" w:fill="auto"/>
            <w:noWrap/>
            <w:hideMark/>
          </w:tcPr>
          <w:p w14:paraId="57A7907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0,44</w:t>
            </w:r>
          </w:p>
        </w:tc>
        <w:tc>
          <w:tcPr>
            <w:tcW w:w="669" w:type="pct"/>
            <w:tcBorders>
              <w:top w:val="nil"/>
              <w:left w:val="nil"/>
              <w:bottom w:val="nil"/>
              <w:right w:val="nil"/>
            </w:tcBorders>
            <w:shd w:val="clear" w:color="auto" w:fill="auto"/>
            <w:noWrap/>
            <w:hideMark/>
          </w:tcPr>
          <w:p w14:paraId="525ED03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1A65DE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0,31</w:t>
            </w:r>
          </w:p>
        </w:tc>
        <w:tc>
          <w:tcPr>
            <w:tcW w:w="769" w:type="pct"/>
            <w:tcBorders>
              <w:top w:val="nil"/>
              <w:left w:val="nil"/>
              <w:bottom w:val="nil"/>
              <w:right w:val="nil"/>
            </w:tcBorders>
            <w:shd w:val="clear" w:color="auto" w:fill="auto"/>
            <w:noWrap/>
            <w:hideMark/>
          </w:tcPr>
          <w:p w14:paraId="510C90D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6C0ED355" w14:textId="77777777" w:rsidTr="00AA4881">
        <w:trPr>
          <w:trHeight w:val="320"/>
          <w:jc w:val="center"/>
        </w:trPr>
        <w:tc>
          <w:tcPr>
            <w:tcW w:w="1854" w:type="pct"/>
            <w:tcBorders>
              <w:top w:val="nil"/>
              <w:left w:val="nil"/>
              <w:bottom w:val="nil"/>
              <w:right w:val="nil"/>
            </w:tcBorders>
            <w:shd w:val="clear" w:color="auto" w:fill="auto"/>
            <w:noWrap/>
            <w:hideMark/>
          </w:tcPr>
          <w:p w14:paraId="0F7DD14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A2</w:t>
            </w:r>
          </w:p>
        </w:tc>
        <w:tc>
          <w:tcPr>
            <w:tcW w:w="795" w:type="pct"/>
            <w:tcBorders>
              <w:top w:val="nil"/>
              <w:left w:val="nil"/>
              <w:bottom w:val="nil"/>
              <w:right w:val="nil"/>
            </w:tcBorders>
            <w:shd w:val="clear" w:color="auto" w:fill="auto"/>
            <w:noWrap/>
            <w:hideMark/>
          </w:tcPr>
          <w:p w14:paraId="68D1C08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0,61</w:t>
            </w:r>
          </w:p>
        </w:tc>
        <w:tc>
          <w:tcPr>
            <w:tcW w:w="669" w:type="pct"/>
            <w:tcBorders>
              <w:top w:val="nil"/>
              <w:left w:val="nil"/>
              <w:bottom w:val="nil"/>
              <w:right w:val="nil"/>
            </w:tcBorders>
            <w:shd w:val="clear" w:color="auto" w:fill="auto"/>
            <w:noWrap/>
            <w:hideMark/>
          </w:tcPr>
          <w:p w14:paraId="51D4801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0,49</w:t>
            </w:r>
          </w:p>
        </w:tc>
        <w:tc>
          <w:tcPr>
            <w:tcW w:w="913" w:type="pct"/>
            <w:tcBorders>
              <w:top w:val="nil"/>
              <w:left w:val="nil"/>
              <w:bottom w:val="nil"/>
              <w:right w:val="nil"/>
            </w:tcBorders>
            <w:shd w:val="clear" w:color="auto" w:fill="auto"/>
            <w:noWrap/>
            <w:hideMark/>
          </w:tcPr>
          <w:p w14:paraId="6042EC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0,69</w:t>
            </w:r>
          </w:p>
        </w:tc>
        <w:tc>
          <w:tcPr>
            <w:tcW w:w="769" w:type="pct"/>
            <w:tcBorders>
              <w:top w:val="nil"/>
              <w:left w:val="nil"/>
              <w:bottom w:val="nil"/>
              <w:right w:val="nil"/>
            </w:tcBorders>
            <w:shd w:val="clear" w:color="auto" w:fill="auto"/>
            <w:noWrap/>
            <w:hideMark/>
          </w:tcPr>
          <w:p w14:paraId="026EB47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0,46</w:t>
            </w:r>
          </w:p>
        </w:tc>
      </w:tr>
      <w:tr w:rsidR="00AE281C" w:rsidRPr="006D272F" w14:paraId="711982C5" w14:textId="77777777" w:rsidTr="00AA4881">
        <w:trPr>
          <w:trHeight w:val="320"/>
          <w:jc w:val="center"/>
        </w:trPr>
        <w:tc>
          <w:tcPr>
            <w:tcW w:w="1854" w:type="pct"/>
            <w:tcBorders>
              <w:top w:val="nil"/>
              <w:left w:val="nil"/>
              <w:bottom w:val="nil"/>
              <w:right w:val="nil"/>
            </w:tcBorders>
            <w:shd w:val="clear" w:color="auto" w:fill="auto"/>
            <w:noWrap/>
            <w:hideMark/>
          </w:tcPr>
          <w:p w14:paraId="0FCE5F5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A3</w:t>
            </w:r>
          </w:p>
        </w:tc>
        <w:tc>
          <w:tcPr>
            <w:tcW w:w="795" w:type="pct"/>
            <w:tcBorders>
              <w:top w:val="nil"/>
              <w:left w:val="nil"/>
              <w:bottom w:val="nil"/>
              <w:right w:val="nil"/>
            </w:tcBorders>
            <w:shd w:val="clear" w:color="auto" w:fill="auto"/>
            <w:noWrap/>
            <w:hideMark/>
          </w:tcPr>
          <w:p w14:paraId="7B2D4A8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0,53</w:t>
            </w:r>
          </w:p>
        </w:tc>
        <w:tc>
          <w:tcPr>
            <w:tcW w:w="669" w:type="pct"/>
            <w:tcBorders>
              <w:top w:val="nil"/>
              <w:left w:val="nil"/>
              <w:bottom w:val="nil"/>
              <w:right w:val="nil"/>
            </w:tcBorders>
            <w:shd w:val="clear" w:color="auto" w:fill="auto"/>
            <w:noWrap/>
            <w:hideMark/>
          </w:tcPr>
          <w:p w14:paraId="1390EB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c>
          <w:tcPr>
            <w:tcW w:w="913" w:type="pct"/>
            <w:tcBorders>
              <w:top w:val="nil"/>
              <w:left w:val="nil"/>
              <w:bottom w:val="nil"/>
              <w:right w:val="nil"/>
            </w:tcBorders>
            <w:shd w:val="clear" w:color="auto" w:fill="auto"/>
            <w:noWrap/>
            <w:hideMark/>
          </w:tcPr>
          <w:p w14:paraId="39A441B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0,56</w:t>
            </w:r>
          </w:p>
        </w:tc>
        <w:tc>
          <w:tcPr>
            <w:tcW w:w="769" w:type="pct"/>
            <w:tcBorders>
              <w:top w:val="nil"/>
              <w:left w:val="nil"/>
              <w:bottom w:val="nil"/>
              <w:right w:val="nil"/>
            </w:tcBorders>
            <w:shd w:val="clear" w:color="auto" w:fill="auto"/>
            <w:noWrap/>
            <w:hideMark/>
          </w:tcPr>
          <w:p w14:paraId="6D79B4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0,5</w:t>
            </w:r>
          </w:p>
        </w:tc>
      </w:tr>
      <w:tr w:rsidR="00AE281C" w:rsidRPr="006D272F" w14:paraId="7A63125C" w14:textId="77777777" w:rsidTr="00AA4881">
        <w:trPr>
          <w:trHeight w:val="320"/>
          <w:jc w:val="center"/>
        </w:trPr>
        <w:tc>
          <w:tcPr>
            <w:tcW w:w="1854" w:type="pct"/>
            <w:tcBorders>
              <w:top w:val="nil"/>
              <w:left w:val="nil"/>
              <w:bottom w:val="nil"/>
              <w:right w:val="nil"/>
            </w:tcBorders>
            <w:shd w:val="clear" w:color="auto" w:fill="auto"/>
            <w:noWrap/>
            <w:hideMark/>
          </w:tcPr>
          <w:p w14:paraId="7ABAB4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A4</w:t>
            </w:r>
          </w:p>
        </w:tc>
        <w:tc>
          <w:tcPr>
            <w:tcW w:w="795" w:type="pct"/>
            <w:tcBorders>
              <w:top w:val="nil"/>
              <w:left w:val="nil"/>
              <w:bottom w:val="nil"/>
              <w:right w:val="nil"/>
            </w:tcBorders>
            <w:shd w:val="clear" w:color="auto" w:fill="auto"/>
            <w:noWrap/>
            <w:hideMark/>
          </w:tcPr>
          <w:p w14:paraId="67A10E3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0,88</w:t>
            </w:r>
          </w:p>
        </w:tc>
        <w:tc>
          <w:tcPr>
            <w:tcW w:w="669" w:type="pct"/>
            <w:tcBorders>
              <w:top w:val="nil"/>
              <w:left w:val="nil"/>
              <w:bottom w:val="nil"/>
              <w:right w:val="nil"/>
            </w:tcBorders>
            <w:shd w:val="clear" w:color="auto" w:fill="auto"/>
            <w:noWrap/>
            <w:hideMark/>
          </w:tcPr>
          <w:p w14:paraId="28ABBC5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0,32</w:t>
            </w:r>
          </w:p>
        </w:tc>
        <w:tc>
          <w:tcPr>
            <w:tcW w:w="913" w:type="pct"/>
            <w:tcBorders>
              <w:top w:val="nil"/>
              <w:left w:val="nil"/>
              <w:bottom w:val="nil"/>
              <w:right w:val="nil"/>
            </w:tcBorders>
            <w:shd w:val="clear" w:color="auto" w:fill="auto"/>
            <w:noWrap/>
            <w:hideMark/>
          </w:tcPr>
          <w:p w14:paraId="5F64ECF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0,91</w:t>
            </w:r>
          </w:p>
        </w:tc>
        <w:tc>
          <w:tcPr>
            <w:tcW w:w="769" w:type="pct"/>
            <w:tcBorders>
              <w:top w:val="nil"/>
              <w:left w:val="nil"/>
              <w:bottom w:val="nil"/>
              <w:right w:val="nil"/>
            </w:tcBorders>
            <w:shd w:val="clear" w:color="auto" w:fill="auto"/>
            <w:noWrap/>
            <w:hideMark/>
          </w:tcPr>
          <w:p w14:paraId="3DE44C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0,29</w:t>
            </w:r>
          </w:p>
        </w:tc>
      </w:tr>
      <w:tr w:rsidR="00AE281C" w:rsidRPr="006D272F" w14:paraId="36186BD1" w14:textId="77777777" w:rsidTr="00AA4881">
        <w:trPr>
          <w:trHeight w:val="320"/>
          <w:jc w:val="center"/>
        </w:trPr>
        <w:tc>
          <w:tcPr>
            <w:tcW w:w="1854" w:type="pct"/>
            <w:tcBorders>
              <w:top w:val="nil"/>
              <w:left w:val="nil"/>
              <w:bottom w:val="nil"/>
              <w:right w:val="nil"/>
            </w:tcBorders>
            <w:shd w:val="clear" w:color="auto" w:fill="auto"/>
            <w:noWrap/>
            <w:hideMark/>
          </w:tcPr>
          <w:p w14:paraId="45C454F9"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themeColor="text1"/>
                <w:lang w:eastAsia="en-GB"/>
              </w:rPr>
              <w:t>A5</w:t>
            </w:r>
          </w:p>
        </w:tc>
        <w:tc>
          <w:tcPr>
            <w:tcW w:w="795" w:type="pct"/>
            <w:tcBorders>
              <w:top w:val="nil"/>
              <w:left w:val="nil"/>
              <w:bottom w:val="nil"/>
              <w:right w:val="nil"/>
            </w:tcBorders>
            <w:shd w:val="clear" w:color="auto" w:fill="auto"/>
            <w:noWrap/>
            <w:hideMark/>
          </w:tcPr>
          <w:p w14:paraId="17FCB08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0,28</w:t>
            </w:r>
          </w:p>
        </w:tc>
        <w:tc>
          <w:tcPr>
            <w:tcW w:w="669" w:type="pct"/>
            <w:tcBorders>
              <w:top w:val="nil"/>
              <w:left w:val="nil"/>
              <w:bottom w:val="nil"/>
              <w:right w:val="nil"/>
            </w:tcBorders>
            <w:shd w:val="clear" w:color="auto" w:fill="auto"/>
            <w:noWrap/>
            <w:hideMark/>
          </w:tcPr>
          <w:p w14:paraId="540DA76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0,45</w:t>
            </w:r>
          </w:p>
        </w:tc>
        <w:tc>
          <w:tcPr>
            <w:tcW w:w="913" w:type="pct"/>
            <w:tcBorders>
              <w:top w:val="nil"/>
              <w:left w:val="nil"/>
              <w:bottom w:val="nil"/>
              <w:right w:val="nil"/>
            </w:tcBorders>
            <w:shd w:val="clear" w:color="auto" w:fill="auto"/>
            <w:noWrap/>
            <w:hideMark/>
          </w:tcPr>
          <w:p w14:paraId="2ADBEB4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0,37</w:t>
            </w:r>
          </w:p>
        </w:tc>
        <w:tc>
          <w:tcPr>
            <w:tcW w:w="769" w:type="pct"/>
            <w:tcBorders>
              <w:top w:val="nil"/>
              <w:left w:val="nil"/>
              <w:bottom w:val="nil"/>
              <w:right w:val="nil"/>
            </w:tcBorders>
            <w:shd w:val="clear" w:color="auto" w:fill="auto"/>
            <w:noWrap/>
            <w:hideMark/>
          </w:tcPr>
          <w:p w14:paraId="51DD692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themeColor="text1"/>
                <w:lang w:eastAsia="en-GB"/>
              </w:rPr>
              <w:t>0,48</w:t>
            </w:r>
          </w:p>
        </w:tc>
      </w:tr>
      <w:tr w:rsidR="00AE281C" w:rsidRPr="006D272F" w14:paraId="75DD5A31" w14:textId="77777777" w:rsidTr="00AA4881">
        <w:trPr>
          <w:trHeight w:val="320"/>
          <w:jc w:val="center"/>
        </w:trPr>
        <w:tc>
          <w:tcPr>
            <w:tcW w:w="1854" w:type="pct"/>
            <w:tcBorders>
              <w:top w:val="nil"/>
              <w:left w:val="nil"/>
              <w:bottom w:val="nil"/>
              <w:right w:val="nil"/>
            </w:tcBorders>
            <w:shd w:val="clear" w:color="auto" w:fill="auto"/>
            <w:noWrap/>
            <w:hideMark/>
          </w:tcPr>
          <w:p w14:paraId="61ECF88E"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A6</w:t>
            </w:r>
          </w:p>
        </w:tc>
        <w:tc>
          <w:tcPr>
            <w:tcW w:w="795" w:type="pct"/>
            <w:tcBorders>
              <w:top w:val="nil"/>
              <w:left w:val="nil"/>
              <w:bottom w:val="nil"/>
              <w:right w:val="nil"/>
            </w:tcBorders>
            <w:shd w:val="clear" w:color="auto" w:fill="auto"/>
            <w:noWrap/>
            <w:hideMark/>
          </w:tcPr>
          <w:p w14:paraId="5B08524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0,85</w:t>
            </w:r>
          </w:p>
        </w:tc>
        <w:tc>
          <w:tcPr>
            <w:tcW w:w="669" w:type="pct"/>
            <w:tcBorders>
              <w:top w:val="nil"/>
              <w:left w:val="nil"/>
              <w:bottom w:val="nil"/>
              <w:right w:val="nil"/>
            </w:tcBorders>
            <w:shd w:val="clear" w:color="auto" w:fill="auto"/>
            <w:noWrap/>
            <w:hideMark/>
          </w:tcPr>
          <w:p w14:paraId="694A315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0,36</w:t>
            </w:r>
          </w:p>
        </w:tc>
        <w:tc>
          <w:tcPr>
            <w:tcW w:w="913" w:type="pct"/>
            <w:tcBorders>
              <w:top w:val="nil"/>
              <w:left w:val="nil"/>
              <w:bottom w:val="nil"/>
              <w:right w:val="nil"/>
            </w:tcBorders>
            <w:shd w:val="clear" w:color="auto" w:fill="auto"/>
            <w:noWrap/>
            <w:hideMark/>
          </w:tcPr>
          <w:p w14:paraId="5E53702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4202860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69166C52" w14:textId="77777777" w:rsidTr="00AA4881">
        <w:trPr>
          <w:trHeight w:val="320"/>
          <w:jc w:val="center"/>
        </w:trPr>
        <w:tc>
          <w:tcPr>
            <w:tcW w:w="1854" w:type="pct"/>
            <w:tcBorders>
              <w:top w:val="nil"/>
              <w:left w:val="nil"/>
              <w:bottom w:val="nil"/>
              <w:right w:val="nil"/>
            </w:tcBorders>
            <w:shd w:val="clear" w:color="auto" w:fill="auto"/>
            <w:noWrap/>
            <w:hideMark/>
          </w:tcPr>
          <w:p w14:paraId="47D9EFD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A7</w:t>
            </w:r>
          </w:p>
        </w:tc>
        <w:tc>
          <w:tcPr>
            <w:tcW w:w="795" w:type="pct"/>
            <w:tcBorders>
              <w:top w:val="nil"/>
              <w:left w:val="nil"/>
              <w:bottom w:val="nil"/>
              <w:right w:val="nil"/>
            </w:tcBorders>
            <w:shd w:val="clear" w:color="auto" w:fill="auto"/>
            <w:noWrap/>
            <w:hideMark/>
          </w:tcPr>
          <w:p w14:paraId="0ED3675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669" w:type="pct"/>
            <w:tcBorders>
              <w:top w:val="nil"/>
              <w:left w:val="nil"/>
              <w:bottom w:val="nil"/>
              <w:right w:val="nil"/>
            </w:tcBorders>
            <w:shd w:val="clear" w:color="auto" w:fill="auto"/>
            <w:noWrap/>
            <w:hideMark/>
          </w:tcPr>
          <w:p w14:paraId="5F2F888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3D96B2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594FE52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7F25DEC7" w14:textId="77777777" w:rsidTr="00AA4881">
        <w:trPr>
          <w:trHeight w:val="320"/>
          <w:jc w:val="center"/>
        </w:trPr>
        <w:tc>
          <w:tcPr>
            <w:tcW w:w="1854" w:type="pct"/>
            <w:tcBorders>
              <w:top w:val="nil"/>
              <w:left w:val="nil"/>
              <w:bottom w:val="nil"/>
              <w:right w:val="nil"/>
            </w:tcBorders>
            <w:shd w:val="clear" w:color="auto" w:fill="auto"/>
            <w:noWrap/>
            <w:hideMark/>
          </w:tcPr>
          <w:p w14:paraId="1C46624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A8</w:t>
            </w:r>
          </w:p>
        </w:tc>
        <w:tc>
          <w:tcPr>
            <w:tcW w:w="795" w:type="pct"/>
            <w:tcBorders>
              <w:top w:val="nil"/>
              <w:left w:val="nil"/>
              <w:bottom w:val="nil"/>
              <w:right w:val="nil"/>
            </w:tcBorders>
            <w:shd w:val="clear" w:color="auto" w:fill="auto"/>
            <w:noWrap/>
            <w:hideMark/>
          </w:tcPr>
          <w:p w14:paraId="533410A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0,68</w:t>
            </w:r>
          </w:p>
        </w:tc>
        <w:tc>
          <w:tcPr>
            <w:tcW w:w="669" w:type="pct"/>
            <w:tcBorders>
              <w:top w:val="nil"/>
              <w:left w:val="nil"/>
              <w:bottom w:val="nil"/>
              <w:right w:val="nil"/>
            </w:tcBorders>
            <w:shd w:val="clear" w:color="auto" w:fill="auto"/>
            <w:noWrap/>
            <w:hideMark/>
          </w:tcPr>
          <w:p w14:paraId="0F6EF97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913" w:type="pct"/>
            <w:tcBorders>
              <w:top w:val="nil"/>
              <w:left w:val="nil"/>
              <w:bottom w:val="nil"/>
              <w:right w:val="nil"/>
            </w:tcBorders>
            <w:shd w:val="clear" w:color="auto" w:fill="auto"/>
            <w:noWrap/>
            <w:hideMark/>
          </w:tcPr>
          <w:p w14:paraId="2F64D8D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0,48</w:t>
            </w:r>
          </w:p>
        </w:tc>
        <w:tc>
          <w:tcPr>
            <w:tcW w:w="769" w:type="pct"/>
            <w:tcBorders>
              <w:top w:val="nil"/>
              <w:left w:val="nil"/>
              <w:bottom w:val="nil"/>
              <w:right w:val="nil"/>
            </w:tcBorders>
            <w:shd w:val="clear" w:color="auto" w:fill="auto"/>
            <w:noWrap/>
            <w:hideMark/>
          </w:tcPr>
          <w:p w14:paraId="4ADF9A0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424EB6ED" w14:textId="77777777" w:rsidTr="00AA4881">
        <w:trPr>
          <w:trHeight w:val="320"/>
          <w:jc w:val="center"/>
        </w:trPr>
        <w:tc>
          <w:tcPr>
            <w:tcW w:w="1854" w:type="pct"/>
            <w:tcBorders>
              <w:top w:val="nil"/>
              <w:left w:val="nil"/>
              <w:bottom w:val="nil"/>
              <w:right w:val="nil"/>
            </w:tcBorders>
            <w:shd w:val="clear" w:color="auto" w:fill="auto"/>
            <w:noWrap/>
            <w:hideMark/>
          </w:tcPr>
          <w:p w14:paraId="6AE0745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A9</w:t>
            </w:r>
          </w:p>
        </w:tc>
        <w:tc>
          <w:tcPr>
            <w:tcW w:w="795" w:type="pct"/>
            <w:tcBorders>
              <w:top w:val="nil"/>
              <w:left w:val="nil"/>
              <w:bottom w:val="nil"/>
              <w:right w:val="nil"/>
            </w:tcBorders>
            <w:shd w:val="clear" w:color="auto" w:fill="auto"/>
            <w:noWrap/>
            <w:hideMark/>
          </w:tcPr>
          <w:p w14:paraId="3FDD58E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29A92BA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59FD72C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6B29EBF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25E54EBC" w14:textId="77777777" w:rsidTr="00AA4881">
        <w:trPr>
          <w:trHeight w:val="320"/>
          <w:jc w:val="center"/>
        </w:trPr>
        <w:tc>
          <w:tcPr>
            <w:tcW w:w="1854" w:type="pct"/>
            <w:tcBorders>
              <w:top w:val="nil"/>
              <w:left w:val="nil"/>
              <w:bottom w:val="nil"/>
              <w:right w:val="nil"/>
            </w:tcBorders>
            <w:shd w:val="clear" w:color="auto" w:fill="auto"/>
            <w:noWrap/>
            <w:hideMark/>
          </w:tcPr>
          <w:p w14:paraId="60CC8B8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A10*</w:t>
            </w:r>
          </w:p>
        </w:tc>
        <w:tc>
          <w:tcPr>
            <w:tcW w:w="795" w:type="pct"/>
            <w:tcBorders>
              <w:top w:val="nil"/>
              <w:left w:val="nil"/>
              <w:bottom w:val="nil"/>
              <w:right w:val="nil"/>
            </w:tcBorders>
            <w:shd w:val="clear" w:color="auto" w:fill="auto"/>
            <w:noWrap/>
            <w:hideMark/>
          </w:tcPr>
          <w:p w14:paraId="22115CF6"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0F281593"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FD0517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c>
          <w:tcPr>
            <w:tcW w:w="769" w:type="pct"/>
            <w:tcBorders>
              <w:top w:val="nil"/>
              <w:left w:val="nil"/>
              <w:bottom w:val="nil"/>
              <w:right w:val="nil"/>
            </w:tcBorders>
            <w:shd w:val="clear" w:color="auto" w:fill="auto"/>
            <w:noWrap/>
            <w:hideMark/>
          </w:tcPr>
          <w:p w14:paraId="45D20A6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23629F08" w14:textId="77777777" w:rsidTr="00AA4881">
        <w:trPr>
          <w:trHeight w:val="320"/>
          <w:jc w:val="center"/>
        </w:trPr>
        <w:tc>
          <w:tcPr>
            <w:tcW w:w="1854" w:type="pct"/>
            <w:tcBorders>
              <w:top w:val="nil"/>
              <w:left w:val="nil"/>
              <w:bottom w:val="nil"/>
              <w:right w:val="nil"/>
            </w:tcBorders>
            <w:shd w:val="clear" w:color="auto" w:fill="auto"/>
            <w:noWrap/>
            <w:hideMark/>
          </w:tcPr>
          <w:p w14:paraId="690A42CF"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9B1E8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5,54</w:t>
            </w:r>
          </w:p>
        </w:tc>
        <w:tc>
          <w:tcPr>
            <w:tcW w:w="669" w:type="pct"/>
            <w:tcBorders>
              <w:top w:val="nil"/>
              <w:left w:val="nil"/>
              <w:bottom w:val="nil"/>
              <w:right w:val="nil"/>
            </w:tcBorders>
            <w:shd w:val="clear" w:color="auto" w:fill="auto"/>
            <w:noWrap/>
            <w:hideMark/>
          </w:tcPr>
          <w:p w14:paraId="4921EC4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2,12</w:t>
            </w:r>
          </w:p>
        </w:tc>
        <w:tc>
          <w:tcPr>
            <w:tcW w:w="913" w:type="pct"/>
            <w:tcBorders>
              <w:top w:val="nil"/>
              <w:left w:val="nil"/>
              <w:bottom w:val="nil"/>
              <w:right w:val="nil"/>
            </w:tcBorders>
            <w:shd w:val="clear" w:color="auto" w:fill="auto"/>
            <w:noWrap/>
            <w:hideMark/>
          </w:tcPr>
          <w:p w14:paraId="35737BC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5,4</w:t>
            </w:r>
          </w:p>
        </w:tc>
        <w:tc>
          <w:tcPr>
            <w:tcW w:w="769" w:type="pct"/>
            <w:tcBorders>
              <w:top w:val="nil"/>
              <w:left w:val="nil"/>
              <w:bottom w:val="nil"/>
              <w:right w:val="nil"/>
            </w:tcBorders>
            <w:shd w:val="clear" w:color="auto" w:fill="auto"/>
            <w:noWrap/>
            <w:hideMark/>
          </w:tcPr>
          <w:p w14:paraId="2A5F41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2,18</w:t>
            </w:r>
          </w:p>
        </w:tc>
      </w:tr>
      <w:tr w:rsidR="00AE281C" w:rsidRPr="006D272F" w14:paraId="3C063945" w14:textId="77777777" w:rsidTr="00AA4881">
        <w:trPr>
          <w:trHeight w:val="320"/>
          <w:jc w:val="center"/>
        </w:trPr>
        <w:tc>
          <w:tcPr>
            <w:tcW w:w="5000" w:type="pct"/>
            <w:gridSpan w:val="5"/>
            <w:tcBorders>
              <w:top w:val="nil"/>
              <w:left w:val="nil"/>
              <w:bottom w:val="nil"/>
              <w:right w:val="nil"/>
            </w:tcBorders>
            <w:shd w:val="clear" w:color="auto" w:fill="auto"/>
            <w:noWrap/>
            <w:hideMark/>
          </w:tcPr>
          <w:p w14:paraId="197BC376"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hlutverk námsmats</w:t>
            </w:r>
          </w:p>
        </w:tc>
      </w:tr>
      <w:tr w:rsidR="00AE281C" w:rsidRPr="006D272F" w14:paraId="06A961B0" w14:textId="77777777" w:rsidTr="00AA4881">
        <w:trPr>
          <w:trHeight w:val="320"/>
          <w:jc w:val="center"/>
        </w:trPr>
        <w:tc>
          <w:tcPr>
            <w:tcW w:w="1854" w:type="pct"/>
            <w:tcBorders>
              <w:top w:val="nil"/>
              <w:left w:val="nil"/>
              <w:bottom w:val="nil"/>
              <w:right w:val="nil"/>
            </w:tcBorders>
            <w:shd w:val="clear" w:color="auto" w:fill="auto"/>
            <w:noWrap/>
            <w:hideMark/>
          </w:tcPr>
          <w:p w14:paraId="55CFD6C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w:t>
            </w:r>
          </w:p>
        </w:tc>
        <w:tc>
          <w:tcPr>
            <w:tcW w:w="795" w:type="pct"/>
            <w:tcBorders>
              <w:top w:val="nil"/>
              <w:left w:val="nil"/>
              <w:bottom w:val="nil"/>
              <w:right w:val="nil"/>
            </w:tcBorders>
            <w:shd w:val="clear" w:color="auto" w:fill="auto"/>
            <w:noWrap/>
            <w:hideMark/>
          </w:tcPr>
          <w:p w14:paraId="216F211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3F54CA1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32DAB0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769" w:type="pct"/>
            <w:tcBorders>
              <w:top w:val="nil"/>
              <w:left w:val="nil"/>
              <w:bottom w:val="nil"/>
              <w:right w:val="nil"/>
            </w:tcBorders>
            <w:shd w:val="clear" w:color="auto" w:fill="auto"/>
            <w:noWrap/>
            <w:hideMark/>
          </w:tcPr>
          <w:p w14:paraId="0AA5689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48FA85AF" w14:textId="77777777" w:rsidTr="00AA4881">
        <w:trPr>
          <w:trHeight w:val="320"/>
          <w:jc w:val="center"/>
        </w:trPr>
        <w:tc>
          <w:tcPr>
            <w:tcW w:w="1854" w:type="pct"/>
            <w:tcBorders>
              <w:top w:val="nil"/>
              <w:left w:val="nil"/>
              <w:bottom w:val="nil"/>
              <w:right w:val="nil"/>
            </w:tcBorders>
            <w:shd w:val="clear" w:color="auto" w:fill="auto"/>
            <w:noWrap/>
            <w:hideMark/>
          </w:tcPr>
          <w:p w14:paraId="2B155C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B2</w:t>
            </w:r>
          </w:p>
        </w:tc>
        <w:tc>
          <w:tcPr>
            <w:tcW w:w="795" w:type="pct"/>
            <w:tcBorders>
              <w:top w:val="nil"/>
              <w:left w:val="nil"/>
              <w:bottom w:val="nil"/>
              <w:right w:val="nil"/>
            </w:tcBorders>
            <w:shd w:val="clear" w:color="auto" w:fill="auto"/>
            <w:noWrap/>
            <w:hideMark/>
          </w:tcPr>
          <w:p w14:paraId="6D922EF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1C20C82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30ABFF0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5162739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3582AE80" w14:textId="77777777" w:rsidTr="00AA4881">
        <w:trPr>
          <w:trHeight w:val="320"/>
          <w:jc w:val="center"/>
        </w:trPr>
        <w:tc>
          <w:tcPr>
            <w:tcW w:w="1854" w:type="pct"/>
            <w:tcBorders>
              <w:top w:val="nil"/>
              <w:left w:val="nil"/>
              <w:bottom w:val="nil"/>
              <w:right w:val="nil"/>
            </w:tcBorders>
            <w:shd w:val="clear" w:color="auto" w:fill="auto"/>
            <w:noWrap/>
            <w:hideMark/>
          </w:tcPr>
          <w:p w14:paraId="4DE76C2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B3</w:t>
            </w:r>
          </w:p>
        </w:tc>
        <w:tc>
          <w:tcPr>
            <w:tcW w:w="795" w:type="pct"/>
            <w:tcBorders>
              <w:top w:val="nil"/>
              <w:left w:val="nil"/>
              <w:bottom w:val="nil"/>
              <w:right w:val="nil"/>
            </w:tcBorders>
            <w:shd w:val="clear" w:color="auto" w:fill="auto"/>
            <w:noWrap/>
            <w:hideMark/>
          </w:tcPr>
          <w:p w14:paraId="422C1AD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0,95</w:t>
            </w:r>
          </w:p>
        </w:tc>
        <w:tc>
          <w:tcPr>
            <w:tcW w:w="669" w:type="pct"/>
            <w:tcBorders>
              <w:top w:val="nil"/>
              <w:left w:val="nil"/>
              <w:bottom w:val="nil"/>
              <w:right w:val="nil"/>
            </w:tcBorders>
            <w:shd w:val="clear" w:color="auto" w:fill="auto"/>
            <w:noWrap/>
            <w:hideMark/>
          </w:tcPr>
          <w:p w14:paraId="310F40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0,22</w:t>
            </w:r>
          </w:p>
        </w:tc>
        <w:tc>
          <w:tcPr>
            <w:tcW w:w="913" w:type="pct"/>
            <w:tcBorders>
              <w:top w:val="nil"/>
              <w:left w:val="nil"/>
              <w:bottom w:val="nil"/>
              <w:right w:val="nil"/>
            </w:tcBorders>
            <w:shd w:val="clear" w:color="auto" w:fill="auto"/>
            <w:noWrap/>
            <w:hideMark/>
          </w:tcPr>
          <w:p w14:paraId="3137468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0,93</w:t>
            </w:r>
          </w:p>
        </w:tc>
        <w:tc>
          <w:tcPr>
            <w:tcW w:w="769" w:type="pct"/>
            <w:tcBorders>
              <w:top w:val="nil"/>
              <w:left w:val="nil"/>
              <w:bottom w:val="nil"/>
              <w:right w:val="nil"/>
            </w:tcBorders>
            <w:shd w:val="clear" w:color="auto" w:fill="auto"/>
            <w:noWrap/>
            <w:hideMark/>
          </w:tcPr>
          <w:p w14:paraId="309A963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0,25</w:t>
            </w:r>
          </w:p>
        </w:tc>
      </w:tr>
      <w:tr w:rsidR="00AE281C" w:rsidRPr="006D272F" w14:paraId="663F5C8D" w14:textId="77777777" w:rsidTr="00AA4881">
        <w:trPr>
          <w:trHeight w:val="320"/>
          <w:jc w:val="center"/>
        </w:trPr>
        <w:tc>
          <w:tcPr>
            <w:tcW w:w="1854" w:type="pct"/>
            <w:tcBorders>
              <w:top w:val="nil"/>
              <w:left w:val="nil"/>
              <w:bottom w:val="nil"/>
              <w:right w:val="nil"/>
            </w:tcBorders>
            <w:shd w:val="clear" w:color="auto" w:fill="auto"/>
            <w:noWrap/>
            <w:hideMark/>
          </w:tcPr>
          <w:p w14:paraId="716D4681"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B4</w:t>
            </w:r>
          </w:p>
        </w:tc>
        <w:tc>
          <w:tcPr>
            <w:tcW w:w="795" w:type="pct"/>
            <w:tcBorders>
              <w:top w:val="nil"/>
              <w:left w:val="nil"/>
              <w:bottom w:val="nil"/>
              <w:right w:val="nil"/>
            </w:tcBorders>
            <w:shd w:val="clear" w:color="auto" w:fill="auto"/>
            <w:noWrap/>
            <w:hideMark/>
          </w:tcPr>
          <w:p w14:paraId="0836B32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w:t>
            </w:r>
          </w:p>
        </w:tc>
        <w:tc>
          <w:tcPr>
            <w:tcW w:w="669" w:type="pct"/>
            <w:tcBorders>
              <w:top w:val="nil"/>
              <w:left w:val="nil"/>
              <w:bottom w:val="nil"/>
              <w:right w:val="nil"/>
            </w:tcBorders>
            <w:shd w:val="clear" w:color="auto" w:fill="auto"/>
            <w:noWrap/>
            <w:hideMark/>
          </w:tcPr>
          <w:p w14:paraId="3584D05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w:t>
            </w:r>
          </w:p>
        </w:tc>
        <w:tc>
          <w:tcPr>
            <w:tcW w:w="913" w:type="pct"/>
            <w:tcBorders>
              <w:top w:val="nil"/>
              <w:left w:val="nil"/>
              <w:bottom w:val="nil"/>
              <w:right w:val="nil"/>
            </w:tcBorders>
            <w:shd w:val="clear" w:color="auto" w:fill="auto"/>
            <w:noWrap/>
            <w:hideMark/>
          </w:tcPr>
          <w:p w14:paraId="4339714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0,92</w:t>
            </w:r>
          </w:p>
        </w:tc>
        <w:tc>
          <w:tcPr>
            <w:tcW w:w="769" w:type="pct"/>
            <w:tcBorders>
              <w:top w:val="nil"/>
              <w:left w:val="nil"/>
              <w:bottom w:val="nil"/>
              <w:right w:val="nil"/>
            </w:tcBorders>
            <w:shd w:val="clear" w:color="auto" w:fill="auto"/>
            <w:noWrap/>
            <w:hideMark/>
          </w:tcPr>
          <w:p w14:paraId="0DBB51D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r>
      <w:tr w:rsidR="00AE281C" w:rsidRPr="006D272F" w14:paraId="5CB0955E" w14:textId="77777777" w:rsidTr="00AA4881">
        <w:trPr>
          <w:trHeight w:val="320"/>
          <w:jc w:val="center"/>
        </w:trPr>
        <w:tc>
          <w:tcPr>
            <w:tcW w:w="1854" w:type="pct"/>
            <w:tcBorders>
              <w:top w:val="nil"/>
              <w:left w:val="nil"/>
              <w:bottom w:val="nil"/>
              <w:right w:val="nil"/>
            </w:tcBorders>
            <w:shd w:val="clear" w:color="auto" w:fill="auto"/>
            <w:noWrap/>
            <w:hideMark/>
          </w:tcPr>
          <w:p w14:paraId="27CE76F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B5</w:t>
            </w:r>
          </w:p>
        </w:tc>
        <w:tc>
          <w:tcPr>
            <w:tcW w:w="795" w:type="pct"/>
            <w:tcBorders>
              <w:top w:val="nil"/>
              <w:left w:val="nil"/>
              <w:bottom w:val="nil"/>
              <w:right w:val="nil"/>
            </w:tcBorders>
            <w:shd w:val="clear" w:color="auto" w:fill="auto"/>
            <w:noWrap/>
            <w:hideMark/>
          </w:tcPr>
          <w:p w14:paraId="36B6071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039F94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4B1C29E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12803CF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0,33</w:t>
            </w:r>
          </w:p>
        </w:tc>
      </w:tr>
      <w:tr w:rsidR="00AE281C" w:rsidRPr="006D272F" w14:paraId="6BB15D94" w14:textId="77777777" w:rsidTr="00AA4881">
        <w:trPr>
          <w:trHeight w:val="320"/>
          <w:jc w:val="center"/>
        </w:trPr>
        <w:tc>
          <w:tcPr>
            <w:tcW w:w="1854" w:type="pct"/>
            <w:tcBorders>
              <w:top w:val="nil"/>
              <w:left w:val="nil"/>
              <w:bottom w:val="nil"/>
              <w:right w:val="nil"/>
            </w:tcBorders>
            <w:shd w:val="clear" w:color="auto" w:fill="auto"/>
            <w:noWrap/>
            <w:hideMark/>
          </w:tcPr>
          <w:p w14:paraId="7D5F20B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B7</w:t>
            </w:r>
          </w:p>
        </w:tc>
        <w:tc>
          <w:tcPr>
            <w:tcW w:w="795" w:type="pct"/>
            <w:tcBorders>
              <w:top w:val="nil"/>
              <w:left w:val="nil"/>
              <w:bottom w:val="nil"/>
              <w:right w:val="nil"/>
            </w:tcBorders>
            <w:shd w:val="clear" w:color="auto" w:fill="auto"/>
            <w:noWrap/>
            <w:hideMark/>
          </w:tcPr>
          <w:p w14:paraId="4577306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0,78</w:t>
            </w:r>
          </w:p>
        </w:tc>
        <w:tc>
          <w:tcPr>
            <w:tcW w:w="669" w:type="pct"/>
            <w:tcBorders>
              <w:top w:val="nil"/>
              <w:left w:val="nil"/>
              <w:bottom w:val="nil"/>
              <w:right w:val="nil"/>
            </w:tcBorders>
            <w:shd w:val="clear" w:color="auto" w:fill="auto"/>
            <w:noWrap/>
            <w:hideMark/>
          </w:tcPr>
          <w:p w14:paraId="0889899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c>
          <w:tcPr>
            <w:tcW w:w="913" w:type="pct"/>
            <w:tcBorders>
              <w:top w:val="nil"/>
              <w:left w:val="nil"/>
              <w:bottom w:val="nil"/>
              <w:right w:val="nil"/>
            </w:tcBorders>
            <w:shd w:val="clear" w:color="auto" w:fill="auto"/>
            <w:noWrap/>
            <w:hideMark/>
          </w:tcPr>
          <w:p w14:paraId="1F6F032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769" w:type="pct"/>
            <w:tcBorders>
              <w:top w:val="nil"/>
              <w:left w:val="nil"/>
              <w:bottom w:val="nil"/>
              <w:right w:val="nil"/>
            </w:tcBorders>
            <w:shd w:val="clear" w:color="auto" w:fill="auto"/>
            <w:noWrap/>
            <w:hideMark/>
          </w:tcPr>
          <w:p w14:paraId="00D7A3B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r>
      <w:tr w:rsidR="00AE281C" w:rsidRPr="006D272F" w14:paraId="0A78D9BE" w14:textId="77777777" w:rsidTr="00AA4881">
        <w:trPr>
          <w:trHeight w:val="320"/>
          <w:jc w:val="center"/>
        </w:trPr>
        <w:tc>
          <w:tcPr>
            <w:tcW w:w="1854" w:type="pct"/>
            <w:tcBorders>
              <w:top w:val="nil"/>
              <w:left w:val="nil"/>
              <w:bottom w:val="nil"/>
              <w:right w:val="nil"/>
            </w:tcBorders>
            <w:shd w:val="clear" w:color="auto" w:fill="auto"/>
            <w:noWrap/>
            <w:hideMark/>
          </w:tcPr>
          <w:p w14:paraId="0E5FE165"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B8</w:t>
            </w:r>
          </w:p>
        </w:tc>
        <w:tc>
          <w:tcPr>
            <w:tcW w:w="795" w:type="pct"/>
            <w:tcBorders>
              <w:top w:val="nil"/>
              <w:left w:val="nil"/>
              <w:bottom w:val="nil"/>
              <w:right w:val="nil"/>
            </w:tcBorders>
            <w:shd w:val="clear" w:color="auto" w:fill="auto"/>
            <w:noWrap/>
            <w:hideMark/>
          </w:tcPr>
          <w:p w14:paraId="0F568A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0,91</w:t>
            </w:r>
          </w:p>
        </w:tc>
        <w:tc>
          <w:tcPr>
            <w:tcW w:w="669" w:type="pct"/>
            <w:tcBorders>
              <w:top w:val="nil"/>
              <w:left w:val="nil"/>
              <w:bottom w:val="nil"/>
              <w:right w:val="nil"/>
            </w:tcBorders>
            <w:shd w:val="clear" w:color="auto" w:fill="auto"/>
            <w:noWrap/>
            <w:hideMark/>
          </w:tcPr>
          <w:p w14:paraId="0610F90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0,28</w:t>
            </w:r>
          </w:p>
        </w:tc>
        <w:tc>
          <w:tcPr>
            <w:tcW w:w="913" w:type="pct"/>
            <w:tcBorders>
              <w:top w:val="nil"/>
              <w:left w:val="nil"/>
              <w:bottom w:val="nil"/>
              <w:right w:val="nil"/>
            </w:tcBorders>
            <w:shd w:val="clear" w:color="auto" w:fill="auto"/>
            <w:noWrap/>
            <w:hideMark/>
          </w:tcPr>
          <w:p w14:paraId="542EB11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769" w:type="pct"/>
            <w:tcBorders>
              <w:top w:val="nil"/>
              <w:left w:val="nil"/>
              <w:bottom w:val="nil"/>
              <w:right w:val="nil"/>
            </w:tcBorders>
            <w:shd w:val="clear" w:color="auto" w:fill="auto"/>
            <w:noWrap/>
            <w:hideMark/>
          </w:tcPr>
          <w:p w14:paraId="1E4CFC5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5B0EA98E" w14:textId="77777777" w:rsidTr="00AA4881">
        <w:trPr>
          <w:trHeight w:val="320"/>
          <w:jc w:val="center"/>
        </w:trPr>
        <w:tc>
          <w:tcPr>
            <w:tcW w:w="1854" w:type="pct"/>
            <w:tcBorders>
              <w:top w:val="nil"/>
              <w:left w:val="nil"/>
              <w:bottom w:val="nil"/>
              <w:right w:val="nil"/>
            </w:tcBorders>
            <w:shd w:val="clear" w:color="auto" w:fill="auto"/>
            <w:noWrap/>
            <w:hideMark/>
          </w:tcPr>
          <w:p w14:paraId="5945FC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B9</w:t>
            </w:r>
          </w:p>
        </w:tc>
        <w:tc>
          <w:tcPr>
            <w:tcW w:w="795" w:type="pct"/>
            <w:tcBorders>
              <w:top w:val="nil"/>
              <w:left w:val="nil"/>
              <w:bottom w:val="nil"/>
              <w:right w:val="nil"/>
            </w:tcBorders>
            <w:shd w:val="clear" w:color="auto" w:fill="auto"/>
            <w:noWrap/>
            <w:hideMark/>
          </w:tcPr>
          <w:p w14:paraId="6CF3C5D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0,89</w:t>
            </w:r>
          </w:p>
        </w:tc>
        <w:tc>
          <w:tcPr>
            <w:tcW w:w="669" w:type="pct"/>
            <w:tcBorders>
              <w:top w:val="nil"/>
              <w:left w:val="nil"/>
              <w:bottom w:val="nil"/>
              <w:right w:val="nil"/>
            </w:tcBorders>
            <w:shd w:val="clear" w:color="auto" w:fill="auto"/>
            <w:noWrap/>
            <w:hideMark/>
          </w:tcPr>
          <w:p w14:paraId="5EF983B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253E45A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769" w:type="pct"/>
            <w:tcBorders>
              <w:top w:val="nil"/>
              <w:left w:val="nil"/>
              <w:bottom w:val="nil"/>
              <w:right w:val="nil"/>
            </w:tcBorders>
            <w:shd w:val="clear" w:color="auto" w:fill="auto"/>
            <w:noWrap/>
            <w:hideMark/>
          </w:tcPr>
          <w:p w14:paraId="61036A3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r>
      <w:tr w:rsidR="00AE281C" w:rsidRPr="006D272F" w14:paraId="02E721FA" w14:textId="77777777" w:rsidTr="00AA4881">
        <w:trPr>
          <w:trHeight w:val="320"/>
          <w:jc w:val="center"/>
        </w:trPr>
        <w:tc>
          <w:tcPr>
            <w:tcW w:w="1854" w:type="pct"/>
            <w:tcBorders>
              <w:top w:val="nil"/>
              <w:left w:val="nil"/>
              <w:bottom w:val="nil"/>
              <w:right w:val="nil"/>
            </w:tcBorders>
            <w:shd w:val="clear" w:color="auto" w:fill="auto"/>
            <w:noWrap/>
            <w:hideMark/>
          </w:tcPr>
          <w:p w14:paraId="5C8B83C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B10</w:t>
            </w:r>
          </w:p>
        </w:tc>
        <w:tc>
          <w:tcPr>
            <w:tcW w:w="795" w:type="pct"/>
            <w:tcBorders>
              <w:top w:val="nil"/>
              <w:left w:val="nil"/>
              <w:bottom w:val="nil"/>
              <w:right w:val="nil"/>
            </w:tcBorders>
            <w:shd w:val="clear" w:color="auto" w:fill="auto"/>
            <w:noWrap/>
            <w:hideMark/>
          </w:tcPr>
          <w:p w14:paraId="6F4C39C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A52174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1A540CC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0,67</w:t>
            </w:r>
          </w:p>
        </w:tc>
        <w:tc>
          <w:tcPr>
            <w:tcW w:w="769" w:type="pct"/>
            <w:tcBorders>
              <w:top w:val="nil"/>
              <w:left w:val="nil"/>
              <w:bottom w:val="nil"/>
              <w:right w:val="nil"/>
            </w:tcBorders>
            <w:shd w:val="clear" w:color="auto" w:fill="auto"/>
            <w:noWrap/>
            <w:hideMark/>
          </w:tcPr>
          <w:p w14:paraId="257B368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0,47</w:t>
            </w:r>
          </w:p>
        </w:tc>
      </w:tr>
      <w:tr w:rsidR="00AE281C" w:rsidRPr="006D272F" w14:paraId="493C0DBC" w14:textId="77777777" w:rsidTr="00AA4881">
        <w:trPr>
          <w:trHeight w:val="320"/>
          <w:jc w:val="center"/>
        </w:trPr>
        <w:tc>
          <w:tcPr>
            <w:tcW w:w="1854" w:type="pct"/>
            <w:tcBorders>
              <w:top w:val="nil"/>
              <w:left w:val="nil"/>
              <w:bottom w:val="nil"/>
              <w:right w:val="nil"/>
            </w:tcBorders>
            <w:shd w:val="clear" w:color="auto" w:fill="auto"/>
            <w:noWrap/>
            <w:hideMark/>
          </w:tcPr>
          <w:p w14:paraId="780F13E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B11</w:t>
            </w:r>
          </w:p>
        </w:tc>
        <w:tc>
          <w:tcPr>
            <w:tcW w:w="795" w:type="pct"/>
            <w:tcBorders>
              <w:top w:val="nil"/>
              <w:left w:val="nil"/>
              <w:bottom w:val="nil"/>
              <w:right w:val="nil"/>
            </w:tcBorders>
            <w:shd w:val="clear" w:color="auto" w:fill="auto"/>
            <w:noWrap/>
            <w:hideMark/>
          </w:tcPr>
          <w:p w14:paraId="757AE1C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w:t>
            </w:r>
          </w:p>
        </w:tc>
        <w:tc>
          <w:tcPr>
            <w:tcW w:w="669" w:type="pct"/>
            <w:tcBorders>
              <w:top w:val="nil"/>
              <w:left w:val="nil"/>
              <w:bottom w:val="nil"/>
              <w:right w:val="nil"/>
            </w:tcBorders>
            <w:shd w:val="clear" w:color="auto" w:fill="auto"/>
            <w:noWrap/>
            <w:hideMark/>
          </w:tcPr>
          <w:p w14:paraId="063478D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w:t>
            </w:r>
          </w:p>
        </w:tc>
        <w:tc>
          <w:tcPr>
            <w:tcW w:w="913" w:type="pct"/>
            <w:tcBorders>
              <w:top w:val="nil"/>
              <w:left w:val="nil"/>
              <w:bottom w:val="nil"/>
              <w:right w:val="nil"/>
            </w:tcBorders>
            <w:shd w:val="clear" w:color="auto" w:fill="auto"/>
            <w:noWrap/>
            <w:hideMark/>
          </w:tcPr>
          <w:p w14:paraId="260DB3F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76BCEF7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0F28BED2" w14:textId="77777777" w:rsidTr="00AA4881">
        <w:trPr>
          <w:trHeight w:val="320"/>
          <w:jc w:val="center"/>
        </w:trPr>
        <w:tc>
          <w:tcPr>
            <w:tcW w:w="1854" w:type="pct"/>
            <w:tcBorders>
              <w:top w:val="nil"/>
              <w:left w:val="nil"/>
              <w:bottom w:val="nil"/>
              <w:right w:val="nil"/>
            </w:tcBorders>
            <w:shd w:val="clear" w:color="auto" w:fill="auto"/>
            <w:noWrap/>
            <w:hideMark/>
          </w:tcPr>
          <w:p w14:paraId="1FE7CD3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B12</w:t>
            </w:r>
          </w:p>
        </w:tc>
        <w:tc>
          <w:tcPr>
            <w:tcW w:w="795" w:type="pct"/>
            <w:tcBorders>
              <w:top w:val="nil"/>
              <w:left w:val="nil"/>
              <w:bottom w:val="nil"/>
              <w:right w:val="nil"/>
            </w:tcBorders>
            <w:shd w:val="clear" w:color="auto" w:fill="auto"/>
            <w:noWrap/>
            <w:hideMark/>
          </w:tcPr>
          <w:p w14:paraId="1AB8DB1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0,83</w:t>
            </w:r>
          </w:p>
        </w:tc>
        <w:tc>
          <w:tcPr>
            <w:tcW w:w="669" w:type="pct"/>
            <w:tcBorders>
              <w:top w:val="nil"/>
              <w:left w:val="nil"/>
              <w:bottom w:val="nil"/>
              <w:right w:val="nil"/>
            </w:tcBorders>
            <w:shd w:val="clear" w:color="auto" w:fill="auto"/>
            <w:noWrap/>
            <w:hideMark/>
          </w:tcPr>
          <w:p w14:paraId="40B939C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c>
          <w:tcPr>
            <w:tcW w:w="913" w:type="pct"/>
            <w:tcBorders>
              <w:top w:val="nil"/>
              <w:left w:val="nil"/>
              <w:bottom w:val="nil"/>
              <w:right w:val="nil"/>
            </w:tcBorders>
            <w:shd w:val="clear" w:color="auto" w:fill="auto"/>
            <w:noWrap/>
            <w:hideMark/>
          </w:tcPr>
          <w:p w14:paraId="1CEB3568"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0,81</w:t>
            </w:r>
          </w:p>
        </w:tc>
        <w:tc>
          <w:tcPr>
            <w:tcW w:w="769" w:type="pct"/>
            <w:tcBorders>
              <w:top w:val="nil"/>
              <w:left w:val="nil"/>
              <w:bottom w:val="nil"/>
              <w:right w:val="nil"/>
            </w:tcBorders>
            <w:shd w:val="clear" w:color="auto" w:fill="auto"/>
            <w:noWrap/>
            <w:hideMark/>
          </w:tcPr>
          <w:p w14:paraId="066C98A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0,39</w:t>
            </w:r>
          </w:p>
        </w:tc>
      </w:tr>
      <w:tr w:rsidR="00AE281C" w:rsidRPr="006D272F" w14:paraId="5E43940E" w14:textId="77777777" w:rsidTr="00AA4881">
        <w:trPr>
          <w:trHeight w:val="320"/>
          <w:jc w:val="center"/>
        </w:trPr>
        <w:tc>
          <w:tcPr>
            <w:tcW w:w="1854" w:type="pct"/>
            <w:tcBorders>
              <w:top w:val="nil"/>
              <w:left w:val="nil"/>
              <w:bottom w:val="nil"/>
              <w:right w:val="nil"/>
            </w:tcBorders>
            <w:shd w:val="clear" w:color="auto" w:fill="auto"/>
            <w:noWrap/>
            <w:hideMark/>
          </w:tcPr>
          <w:p w14:paraId="292D3FB4"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B13*</w:t>
            </w:r>
          </w:p>
        </w:tc>
        <w:tc>
          <w:tcPr>
            <w:tcW w:w="795" w:type="pct"/>
            <w:tcBorders>
              <w:top w:val="nil"/>
              <w:left w:val="nil"/>
              <w:bottom w:val="nil"/>
              <w:right w:val="nil"/>
            </w:tcBorders>
            <w:shd w:val="clear" w:color="auto" w:fill="auto"/>
            <w:noWrap/>
            <w:hideMark/>
          </w:tcPr>
          <w:p w14:paraId="47F1A5D2"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1C73436E"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0CEE9A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0,84</w:t>
            </w:r>
          </w:p>
        </w:tc>
        <w:tc>
          <w:tcPr>
            <w:tcW w:w="769" w:type="pct"/>
            <w:tcBorders>
              <w:top w:val="nil"/>
              <w:left w:val="nil"/>
              <w:bottom w:val="nil"/>
              <w:right w:val="nil"/>
            </w:tcBorders>
            <w:shd w:val="clear" w:color="auto" w:fill="auto"/>
            <w:noWrap/>
            <w:hideMark/>
          </w:tcPr>
          <w:p w14:paraId="389C465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0,5</w:t>
            </w:r>
          </w:p>
        </w:tc>
      </w:tr>
      <w:tr w:rsidR="00AE281C" w:rsidRPr="006D272F" w14:paraId="14224F96" w14:textId="77777777" w:rsidTr="00AA4881">
        <w:trPr>
          <w:trHeight w:val="320"/>
          <w:jc w:val="center"/>
        </w:trPr>
        <w:tc>
          <w:tcPr>
            <w:tcW w:w="1854" w:type="pct"/>
            <w:tcBorders>
              <w:top w:val="nil"/>
              <w:left w:val="nil"/>
              <w:bottom w:val="nil"/>
              <w:right w:val="nil"/>
            </w:tcBorders>
            <w:shd w:val="clear" w:color="auto" w:fill="auto"/>
            <w:noWrap/>
            <w:hideMark/>
          </w:tcPr>
          <w:p w14:paraId="6193C11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B14*</w:t>
            </w:r>
          </w:p>
        </w:tc>
        <w:tc>
          <w:tcPr>
            <w:tcW w:w="795" w:type="pct"/>
            <w:tcBorders>
              <w:top w:val="nil"/>
              <w:left w:val="nil"/>
              <w:bottom w:val="nil"/>
              <w:right w:val="nil"/>
            </w:tcBorders>
            <w:shd w:val="clear" w:color="auto" w:fill="auto"/>
            <w:noWrap/>
            <w:hideMark/>
          </w:tcPr>
          <w:p w14:paraId="7C64622E" w14:textId="77777777" w:rsidR="00AE281C" w:rsidRPr="006D272F" w:rsidRDefault="00AE281C" w:rsidP="000E2169">
            <w:pPr>
              <w:keepNext/>
              <w:keepLines/>
              <w:spacing w:line="276" w:lineRule="auto"/>
              <w:ind w:firstLine="0"/>
              <w:jc w:val="right"/>
              <w:rPr>
                <w:rFonts w:eastAsia="Times New Roman"/>
                <w:b/>
                <w:bCs/>
                <w:color w:val="000000"/>
                <w:lang w:eastAsia="en-GB"/>
              </w:rPr>
            </w:pPr>
            <w:r w:rsidRPr="006D272F">
              <w:rPr>
                <w:rFonts w:eastAsia="Times New Roman"/>
                <w:b/>
                <w:bCs/>
                <w:color w:val="000000"/>
                <w:lang w:eastAsia="en-GB"/>
              </w:rPr>
              <w:t>-</w:t>
            </w:r>
          </w:p>
        </w:tc>
        <w:tc>
          <w:tcPr>
            <w:tcW w:w="669" w:type="pct"/>
            <w:tcBorders>
              <w:top w:val="nil"/>
              <w:left w:val="nil"/>
              <w:bottom w:val="nil"/>
              <w:right w:val="nil"/>
            </w:tcBorders>
            <w:shd w:val="clear" w:color="auto" w:fill="auto"/>
            <w:noWrap/>
            <w:hideMark/>
          </w:tcPr>
          <w:p w14:paraId="32176716" w14:textId="77777777" w:rsidR="00AE281C" w:rsidRPr="006D272F" w:rsidRDefault="00AE281C" w:rsidP="000E2169">
            <w:pPr>
              <w:keepNext/>
              <w:keepLines/>
              <w:spacing w:line="276" w:lineRule="auto"/>
              <w:ind w:firstLine="0"/>
              <w:jc w:val="right"/>
              <w:rPr>
                <w:rFonts w:eastAsia="Times New Roman"/>
                <w:color w:val="000000"/>
                <w:lang w:eastAsia="en-GB"/>
              </w:rPr>
            </w:pPr>
            <w:r w:rsidRPr="006D272F">
              <w:rPr>
                <w:rFonts w:eastAsia="Times New Roman"/>
                <w:color w:val="000000"/>
                <w:lang w:eastAsia="en-GB"/>
              </w:rPr>
              <w:t>-</w:t>
            </w:r>
          </w:p>
        </w:tc>
        <w:tc>
          <w:tcPr>
            <w:tcW w:w="913" w:type="pct"/>
            <w:tcBorders>
              <w:top w:val="nil"/>
              <w:left w:val="nil"/>
              <w:bottom w:val="nil"/>
              <w:right w:val="nil"/>
            </w:tcBorders>
            <w:shd w:val="clear" w:color="auto" w:fill="auto"/>
            <w:noWrap/>
            <w:hideMark/>
          </w:tcPr>
          <w:p w14:paraId="46DA91E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769" w:type="pct"/>
            <w:tcBorders>
              <w:top w:val="nil"/>
              <w:left w:val="nil"/>
              <w:bottom w:val="nil"/>
              <w:right w:val="nil"/>
            </w:tcBorders>
            <w:shd w:val="clear" w:color="auto" w:fill="auto"/>
            <w:noWrap/>
            <w:hideMark/>
          </w:tcPr>
          <w:p w14:paraId="4A1B4B3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0,37</w:t>
            </w:r>
          </w:p>
        </w:tc>
      </w:tr>
      <w:tr w:rsidR="00AE281C" w:rsidRPr="006D272F" w14:paraId="204BDFBA" w14:textId="77777777" w:rsidTr="00AA4881">
        <w:trPr>
          <w:trHeight w:val="320"/>
          <w:jc w:val="center"/>
        </w:trPr>
        <w:tc>
          <w:tcPr>
            <w:tcW w:w="1854" w:type="pct"/>
            <w:tcBorders>
              <w:top w:val="nil"/>
              <w:left w:val="nil"/>
              <w:bottom w:val="nil"/>
              <w:right w:val="nil"/>
            </w:tcBorders>
            <w:shd w:val="clear" w:color="auto" w:fill="auto"/>
            <w:noWrap/>
            <w:hideMark/>
          </w:tcPr>
          <w:p w14:paraId="0353DA9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nil"/>
              <w:right w:val="nil"/>
            </w:tcBorders>
            <w:shd w:val="clear" w:color="auto" w:fill="auto"/>
            <w:noWrap/>
            <w:hideMark/>
          </w:tcPr>
          <w:p w14:paraId="42F606C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10</w:t>
            </w:r>
          </w:p>
        </w:tc>
        <w:tc>
          <w:tcPr>
            <w:tcW w:w="669" w:type="pct"/>
            <w:tcBorders>
              <w:top w:val="nil"/>
              <w:left w:val="nil"/>
              <w:bottom w:val="nil"/>
              <w:right w:val="nil"/>
            </w:tcBorders>
            <w:shd w:val="clear" w:color="auto" w:fill="auto"/>
            <w:noWrap/>
            <w:hideMark/>
          </w:tcPr>
          <w:p w14:paraId="736E1EE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2,16</w:t>
            </w:r>
          </w:p>
        </w:tc>
        <w:tc>
          <w:tcPr>
            <w:tcW w:w="913" w:type="pct"/>
            <w:tcBorders>
              <w:top w:val="nil"/>
              <w:left w:val="nil"/>
              <w:bottom w:val="nil"/>
              <w:right w:val="nil"/>
            </w:tcBorders>
            <w:shd w:val="clear" w:color="auto" w:fill="auto"/>
            <w:noWrap/>
            <w:hideMark/>
          </w:tcPr>
          <w:p w14:paraId="62A3D63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11,28</w:t>
            </w:r>
          </w:p>
        </w:tc>
        <w:tc>
          <w:tcPr>
            <w:tcW w:w="769" w:type="pct"/>
            <w:tcBorders>
              <w:top w:val="nil"/>
              <w:left w:val="nil"/>
              <w:bottom w:val="nil"/>
              <w:right w:val="nil"/>
            </w:tcBorders>
            <w:shd w:val="clear" w:color="auto" w:fill="auto"/>
            <w:noWrap/>
            <w:hideMark/>
          </w:tcPr>
          <w:p w14:paraId="425DB74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2,46</w:t>
            </w:r>
          </w:p>
        </w:tc>
      </w:tr>
      <w:tr w:rsidR="00AE281C" w:rsidRPr="006D272F" w14:paraId="4384A5F9" w14:textId="77777777" w:rsidTr="00AA4881">
        <w:trPr>
          <w:trHeight w:val="320"/>
          <w:jc w:val="center"/>
        </w:trPr>
        <w:tc>
          <w:tcPr>
            <w:tcW w:w="5000" w:type="pct"/>
            <w:gridSpan w:val="5"/>
            <w:tcBorders>
              <w:top w:val="nil"/>
              <w:left w:val="nil"/>
              <w:bottom w:val="nil"/>
              <w:right w:val="nil"/>
            </w:tcBorders>
            <w:shd w:val="clear" w:color="auto" w:fill="auto"/>
            <w:noWrap/>
            <w:hideMark/>
          </w:tcPr>
          <w:p w14:paraId="19D2B55E"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Viðhorf til mats tengt lykilhæfni menntunar í aðalnámsskrá</w:t>
            </w:r>
          </w:p>
        </w:tc>
      </w:tr>
      <w:tr w:rsidR="00AE281C" w:rsidRPr="006D272F" w14:paraId="6462F423" w14:textId="77777777" w:rsidTr="00AA4881">
        <w:trPr>
          <w:trHeight w:val="320"/>
          <w:jc w:val="center"/>
        </w:trPr>
        <w:tc>
          <w:tcPr>
            <w:tcW w:w="1854" w:type="pct"/>
            <w:tcBorders>
              <w:top w:val="nil"/>
              <w:left w:val="nil"/>
              <w:bottom w:val="nil"/>
              <w:right w:val="nil"/>
            </w:tcBorders>
            <w:shd w:val="clear" w:color="auto" w:fill="auto"/>
            <w:noWrap/>
            <w:hideMark/>
          </w:tcPr>
          <w:p w14:paraId="52E01E98"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C1</w:t>
            </w:r>
          </w:p>
        </w:tc>
        <w:tc>
          <w:tcPr>
            <w:tcW w:w="795" w:type="pct"/>
            <w:tcBorders>
              <w:top w:val="nil"/>
              <w:left w:val="nil"/>
              <w:bottom w:val="nil"/>
              <w:right w:val="nil"/>
            </w:tcBorders>
            <w:shd w:val="clear" w:color="auto" w:fill="auto"/>
            <w:noWrap/>
            <w:hideMark/>
          </w:tcPr>
          <w:p w14:paraId="7B027E9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0,86</w:t>
            </w:r>
          </w:p>
        </w:tc>
        <w:tc>
          <w:tcPr>
            <w:tcW w:w="669" w:type="pct"/>
            <w:tcBorders>
              <w:top w:val="nil"/>
              <w:left w:val="nil"/>
              <w:bottom w:val="nil"/>
              <w:right w:val="nil"/>
            </w:tcBorders>
            <w:shd w:val="clear" w:color="auto" w:fill="auto"/>
            <w:noWrap/>
            <w:hideMark/>
          </w:tcPr>
          <w:p w14:paraId="29BF4A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0,35</w:t>
            </w:r>
          </w:p>
        </w:tc>
        <w:tc>
          <w:tcPr>
            <w:tcW w:w="913" w:type="pct"/>
            <w:tcBorders>
              <w:top w:val="nil"/>
              <w:left w:val="nil"/>
              <w:bottom w:val="nil"/>
              <w:right w:val="nil"/>
            </w:tcBorders>
            <w:shd w:val="clear" w:color="auto" w:fill="auto"/>
            <w:noWrap/>
            <w:hideMark/>
          </w:tcPr>
          <w:p w14:paraId="2AA2ED1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0,79</w:t>
            </w:r>
          </w:p>
        </w:tc>
        <w:tc>
          <w:tcPr>
            <w:tcW w:w="769" w:type="pct"/>
            <w:tcBorders>
              <w:top w:val="nil"/>
              <w:left w:val="nil"/>
              <w:bottom w:val="nil"/>
              <w:right w:val="nil"/>
            </w:tcBorders>
            <w:shd w:val="clear" w:color="auto" w:fill="auto"/>
            <w:noWrap/>
            <w:hideMark/>
          </w:tcPr>
          <w:p w14:paraId="476E0FDA"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0,41</w:t>
            </w:r>
          </w:p>
        </w:tc>
      </w:tr>
      <w:tr w:rsidR="00AE281C" w:rsidRPr="006D272F" w14:paraId="6B7A893D" w14:textId="77777777" w:rsidTr="00AA4881">
        <w:trPr>
          <w:trHeight w:val="320"/>
          <w:jc w:val="center"/>
        </w:trPr>
        <w:tc>
          <w:tcPr>
            <w:tcW w:w="1854" w:type="pct"/>
            <w:tcBorders>
              <w:top w:val="nil"/>
              <w:left w:val="nil"/>
              <w:bottom w:val="nil"/>
              <w:right w:val="nil"/>
            </w:tcBorders>
            <w:shd w:val="clear" w:color="auto" w:fill="auto"/>
            <w:noWrap/>
            <w:hideMark/>
          </w:tcPr>
          <w:p w14:paraId="433CC9AB"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C2</w:t>
            </w:r>
          </w:p>
        </w:tc>
        <w:tc>
          <w:tcPr>
            <w:tcW w:w="795" w:type="pct"/>
            <w:tcBorders>
              <w:top w:val="nil"/>
              <w:left w:val="nil"/>
              <w:bottom w:val="nil"/>
              <w:right w:val="nil"/>
            </w:tcBorders>
            <w:shd w:val="clear" w:color="auto" w:fill="auto"/>
            <w:noWrap/>
            <w:hideMark/>
          </w:tcPr>
          <w:p w14:paraId="0E116EA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0,88</w:t>
            </w:r>
          </w:p>
        </w:tc>
        <w:tc>
          <w:tcPr>
            <w:tcW w:w="669" w:type="pct"/>
            <w:tcBorders>
              <w:top w:val="nil"/>
              <w:left w:val="nil"/>
              <w:bottom w:val="nil"/>
              <w:right w:val="nil"/>
            </w:tcBorders>
            <w:shd w:val="clear" w:color="auto" w:fill="auto"/>
            <w:noWrap/>
            <w:hideMark/>
          </w:tcPr>
          <w:p w14:paraId="4DCDD1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0,32</w:t>
            </w:r>
          </w:p>
        </w:tc>
        <w:tc>
          <w:tcPr>
            <w:tcW w:w="913" w:type="pct"/>
            <w:tcBorders>
              <w:top w:val="nil"/>
              <w:left w:val="nil"/>
              <w:bottom w:val="nil"/>
              <w:right w:val="nil"/>
            </w:tcBorders>
            <w:shd w:val="clear" w:color="auto" w:fill="auto"/>
            <w:noWrap/>
            <w:hideMark/>
          </w:tcPr>
          <w:p w14:paraId="6BE0ADD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0,87</w:t>
            </w:r>
          </w:p>
        </w:tc>
        <w:tc>
          <w:tcPr>
            <w:tcW w:w="769" w:type="pct"/>
            <w:tcBorders>
              <w:top w:val="nil"/>
              <w:left w:val="nil"/>
              <w:bottom w:val="nil"/>
              <w:right w:val="nil"/>
            </w:tcBorders>
            <w:shd w:val="clear" w:color="auto" w:fill="auto"/>
            <w:noWrap/>
            <w:hideMark/>
          </w:tcPr>
          <w:p w14:paraId="257A9A34"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0,34</w:t>
            </w:r>
          </w:p>
        </w:tc>
      </w:tr>
      <w:tr w:rsidR="00AE281C" w:rsidRPr="006D272F" w14:paraId="1B154372" w14:textId="77777777" w:rsidTr="00AA4881">
        <w:trPr>
          <w:trHeight w:val="320"/>
          <w:jc w:val="center"/>
        </w:trPr>
        <w:tc>
          <w:tcPr>
            <w:tcW w:w="1854" w:type="pct"/>
            <w:tcBorders>
              <w:top w:val="nil"/>
              <w:left w:val="nil"/>
              <w:bottom w:val="nil"/>
              <w:right w:val="nil"/>
            </w:tcBorders>
            <w:shd w:val="clear" w:color="auto" w:fill="auto"/>
            <w:noWrap/>
            <w:hideMark/>
          </w:tcPr>
          <w:p w14:paraId="56EFECE2"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C3</w:t>
            </w:r>
          </w:p>
        </w:tc>
        <w:tc>
          <w:tcPr>
            <w:tcW w:w="795" w:type="pct"/>
            <w:tcBorders>
              <w:top w:val="nil"/>
              <w:left w:val="nil"/>
              <w:bottom w:val="nil"/>
              <w:right w:val="nil"/>
            </w:tcBorders>
            <w:shd w:val="clear" w:color="auto" w:fill="auto"/>
            <w:noWrap/>
            <w:hideMark/>
          </w:tcPr>
          <w:p w14:paraId="4D5F808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0,73</w:t>
            </w:r>
          </w:p>
        </w:tc>
        <w:tc>
          <w:tcPr>
            <w:tcW w:w="669" w:type="pct"/>
            <w:tcBorders>
              <w:top w:val="nil"/>
              <w:left w:val="nil"/>
              <w:bottom w:val="nil"/>
              <w:right w:val="nil"/>
            </w:tcBorders>
            <w:shd w:val="clear" w:color="auto" w:fill="auto"/>
            <w:noWrap/>
            <w:hideMark/>
          </w:tcPr>
          <w:p w14:paraId="63D2A07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0,44</w:t>
            </w:r>
          </w:p>
        </w:tc>
        <w:tc>
          <w:tcPr>
            <w:tcW w:w="913" w:type="pct"/>
            <w:tcBorders>
              <w:top w:val="nil"/>
              <w:left w:val="nil"/>
              <w:bottom w:val="nil"/>
              <w:right w:val="nil"/>
            </w:tcBorders>
            <w:shd w:val="clear" w:color="auto" w:fill="auto"/>
            <w:noWrap/>
            <w:hideMark/>
          </w:tcPr>
          <w:p w14:paraId="2263FFB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0,69</w:t>
            </w:r>
          </w:p>
        </w:tc>
        <w:tc>
          <w:tcPr>
            <w:tcW w:w="769" w:type="pct"/>
            <w:tcBorders>
              <w:top w:val="nil"/>
              <w:left w:val="nil"/>
              <w:bottom w:val="nil"/>
              <w:right w:val="nil"/>
            </w:tcBorders>
            <w:shd w:val="clear" w:color="auto" w:fill="auto"/>
            <w:noWrap/>
            <w:hideMark/>
          </w:tcPr>
          <w:p w14:paraId="7156695F"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r>
      <w:tr w:rsidR="00AE281C" w:rsidRPr="006D272F" w14:paraId="5408479F" w14:textId="77777777" w:rsidTr="00AA4881">
        <w:trPr>
          <w:trHeight w:val="320"/>
          <w:jc w:val="center"/>
        </w:trPr>
        <w:tc>
          <w:tcPr>
            <w:tcW w:w="1854" w:type="pct"/>
            <w:tcBorders>
              <w:top w:val="nil"/>
              <w:left w:val="nil"/>
              <w:bottom w:val="nil"/>
              <w:right w:val="nil"/>
            </w:tcBorders>
            <w:shd w:val="clear" w:color="auto" w:fill="auto"/>
            <w:noWrap/>
            <w:hideMark/>
          </w:tcPr>
          <w:p w14:paraId="19C92F7A"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C4</w:t>
            </w:r>
          </w:p>
        </w:tc>
        <w:tc>
          <w:tcPr>
            <w:tcW w:w="795" w:type="pct"/>
            <w:tcBorders>
              <w:top w:val="nil"/>
              <w:left w:val="nil"/>
              <w:bottom w:val="nil"/>
              <w:right w:val="nil"/>
            </w:tcBorders>
            <w:shd w:val="clear" w:color="auto" w:fill="auto"/>
            <w:noWrap/>
            <w:hideMark/>
          </w:tcPr>
          <w:p w14:paraId="562F249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0,76</w:t>
            </w:r>
          </w:p>
        </w:tc>
        <w:tc>
          <w:tcPr>
            <w:tcW w:w="669" w:type="pct"/>
            <w:tcBorders>
              <w:top w:val="nil"/>
              <w:left w:val="nil"/>
              <w:bottom w:val="nil"/>
              <w:right w:val="nil"/>
            </w:tcBorders>
            <w:shd w:val="clear" w:color="auto" w:fill="auto"/>
            <w:noWrap/>
            <w:hideMark/>
          </w:tcPr>
          <w:p w14:paraId="699BF42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c>
          <w:tcPr>
            <w:tcW w:w="913" w:type="pct"/>
            <w:tcBorders>
              <w:top w:val="nil"/>
              <w:left w:val="nil"/>
              <w:bottom w:val="nil"/>
              <w:right w:val="nil"/>
            </w:tcBorders>
            <w:shd w:val="clear" w:color="auto" w:fill="auto"/>
            <w:noWrap/>
            <w:hideMark/>
          </w:tcPr>
          <w:p w14:paraId="1EF2253B"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0,75</w:t>
            </w:r>
          </w:p>
        </w:tc>
        <w:tc>
          <w:tcPr>
            <w:tcW w:w="769" w:type="pct"/>
            <w:tcBorders>
              <w:top w:val="nil"/>
              <w:left w:val="nil"/>
              <w:bottom w:val="nil"/>
              <w:right w:val="nil"/>
            </w:tcBorders>
            <w:shd w:val="clear" w:color="auto" w:fill="auto"/>
            <w:noWrap/>
            <w:hideMark/>
          </w:tcPr>
          <w:p w14:paraId="4A8B1097"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0,43</w:t>
            </w:r>
          </w:p>
        </w:tc>
      </w:tr>
      <w:tr w:rsidR="00AE281C" w:rsidRPr="006D272F" w14:paraId="7BC0972F" w14:textId="77777777" w:rsidTr="00AA4881">
        <w:trPr>
          <w:trHeight w:val="320"/>
          <w:jc w:val="center"/>
        </w:trPr>
        <w:tc>
          <w:tcPr>
            <w:tcW w:w="1854" w:type="pct"/>
            <w:tcBorders>
              <w:top w:val="nil"/>
              <w:left w:val="nil"/>
              <w:bottom w:val="nil"/>
              <w:right w:val="nil"/>
            </w:tcBorders>
            <w:shd w:val="clear" w:color="auto" w:fill="auto"/>
            <w:noWrap/>
            <w:hideMark/>
          </w:tcPr>
          <w:p w14:paraId="5CB085A3"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B6</w:t>
            </w:r>
          </w:p>
        </w:tc>
        <w:tc>
          <w:tcPr>
            <w:tcW w:w="795" w:type="pct"/>
            <w:tcBorders>
              <w:top w:val="nil"/>
              <w:left w:val="nil"/>
              <w:bottom w:val="nil"/>
              <w:right w:val="nil"/>
            </w:tcBorders>
            <w:shd w:val="clear" w:color="auto" w:fill="auto"/>
            <w:noWrap/>
            <w:hideMark/>
          </w:tcPr>
          <w:p w14:paraId="7B03A71C"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0,7</w:t>
            </w:r>
          </w:p>
        </w:tc>
        <w:tc>
          <w:tcPr>
            <w:tcW w:w="669" w:type="pct"/>
            <w:tcBorders>
              <w:top w:val="nil"/>
              <w:left w:val="nil"/>
              <w:bottom w:val="nil"/>
              <w:right w:val="nil"/>
            </w:tcBorders>
            <w:shd w:val="clear" w:color="auto" w:fill="auto"/>
            <w:noWrap/>
            <w:hideMark/>
          </w:tcPr>
          <w:p w14:paraId="562EE8C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0,46</w:t>
            </w:r>
          </w:p>
        </w:tc>
        <w:tc>
          <w:tcPr>
            <w:tcW w:w="913" w:type="pct"/>
            <w:tcBorders>
              <w:top w:val="nil"/>
              <w:left w:val="nil"/>
              <w:bottom w:val="nil"/>
              <w:right w:val="nil"/>
            </w:tcBorders>
            <w:shd w:val="clear" w:color="auto" w:fill="auto"/>
            <w:noWrap/>
            <w:hideMark/>
          </w:tcPr>
          <w:p w14:paraId="60A469F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0,62</w:t>
            </w:r>
          </w:p>
        </w:tc>
        <w:tc>
          <w:tcPr>
            <w:tcW w:w="769" w:type="pct"/>
            <w:tcBorders>
              <w:top w:val="nil"/>
              <w:left w:val="nil"/>
              <w:bottom w:val="nil"/>
              <w:right w:val="nil"/>
            </w:tcBorders>
            <w:shd w:val="clear" w:color="auto" w:fill="auto"/>
            <w:noWrap/>
            <w:hideMark/>
          </w:tcPr>
          <w:p w14:paraId="1E81FC81"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0,49</w:t>
            </w:r>
          </w:p>
        </w:tc>
      </w:tr>
      <w:tr w:rsidR="00AE281C" w:rsidRPr="006D272F" w14:paraId="40FC8E8B" w14:textId="77777777" w:rsidTr="00AA4881">
        <w:trPr>
          <w:trHeight w:val="340"/>
          <w:jc w:val="center"/>
        </w:trPr>
        <w:tc>
          <w:tcPr>
            <w:tcW w:w="1854" w:type="pct"/>
            <w:tcBorders>
              <w:top w:val="nil"/>
              <w:left w:val="nil"/>
              <w:bottom w:val="single" w:sz="8" w:space="0" w:color="000000"/>
              <w:right w:val="nil"/>
            </w:tcBorders>
            <w:shd w:val="clear" w:color="auto" w:fill="auto"/>
            <w:noWrap/>
            <w:hideMark/>
          </w:tcPr>
          <w:p w14:paraId="2674DA5D" w14:textId="77777777" w:rsidR="00AE281C" w:rsidRPr="006D272F" w:rsidRDefault="00AE281C" w:rsidP="003F6EB0">
            <w:pPr>
              <w:keepNext/>
              <w:keepLines/>
              <w:spacing w:line="276" w:lineRule="auto"/>
              <w:ind w:firstLine="0"/>
              <w:jc w:val="center"/>
              <w:rPr>
                <w:rFonts w:eastAsia="Times New Roman"/>
                <w:color w:val="000000"/>
                <w:lang w:eastAsia="en-GB"/>
              </w:rPr>
            </w:pPr>
            <w:r w:rsidRPr="006D272F">
              <w:rPr>
                <w:rFonts w:eastAsia="Times New Roman"/>
                <w:color w:val="000000"/>
                <w:lang w:eastAsia="en-GB"/>
              </w:rPr>
              <w:t>Summa</w:t>
            </w:r>
          </w:p>
        </w:tc>
        <w:tc>
          <w:tcPr>
            <w:tcW w:w="795" w:type="pct"/>
            <w:tcBorders>
              <w:top w:val="nil"/>
              <w:left w:val="nil"/>
              <w:bottom w:val="single" w:sz="8" w:space="0" w:color="000000"/>
              <w:right w:val="nil"/>
            </w:tcBorders>
            <w:shd w:val="clear" w:color="auto" w:fill="auto"/>
            <w:noWrap/>
            <w:hideMark/>
          </w:tcPr>
          <w:p w14:paraId="6BE9F806"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3,23</w:t>
            </w:r>
          </w:p>
        </w:tc>
        <w:tc>
          <w:tcPr>
            <w:tcW w:w="669" w:type="pct"/>
            <w:tcBorders>
              <w:top w:val="nil"/>
              <w:left w:val="nil"/>
              <w:bottom w:val="single" w:sz="8" w:space="0" w:color="000000"/>
              <w:right w:val="nil"/>
            </w:tcBorders>
            <w:shd w:val="clear" w:color="auto" w:fill="auto"/>
            <w:noWrap/>
            <w:hideMark/>
          </w:tcPr>
          <w:p w14:paraId="09DD0102"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1,17</w:t>
            </w:r>
          </w:p>
        </w:tc>
        <w:tc>
          <w:tcPr>
            <w:tcW w:w="913" w:type="pct"/>
            <w:tcBorders>
              <w:top w:val="nil"/>
              <w:left w:val="nil"/>
              <w:bottom w:val="single" w:sz="8" w:space="0" w:color="000000"/>
              <w:right w:val="nil"/>
            </w:tcBorders>
            <w:shd w:val="clear" w:color="auto" w:fill="auto"/>
            <w:noWrap/>
            <w:hideMark/>
          </w:tcPr>
          <w:p w14:paraId="7E7C62E5"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3,09</w:t>
            </w:r>
          </w:p>
        </w:tc>
        <w:tc>
          <w:tcPr>
            <w:tcW w:w="769" w:type="pct"/>
            <w:tcBorders>
              <w:top w:val="nil"/>
              <w:left w:val="nil"/>
              <w:bottom w:val="single" w:sz="8" w:space="0" w:color="000000"/>
              <w:right w:val="nil"/>
            </w:tcBorders>
            <w:shd w:val="clear" w:color="auto" w:fill="auto"/>
            <w:noWrap/>
            <w:hideMark/>
          </w:tcPr>
          <w:p w14:paraId="04EADBBD"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1,27</w:t>
            </w:r>
          </w:p>
        </w:tc>
      </w:tr>
      <w:tr w:rsidR="00AE281C" w:rsidRPr="006D272F" w14:paraId="4DB6FB12" w14:textId="77777777" w:rsidTr="00AA4881">
        <w:trPr>
          <w:trHeight w:val="340"/>
          <w:jc w:val="center"/>
        </w:trPr>
        <w:tc>
          <w:tcPr>
            <w:tcW w:w="1854" w:type="pct"/>
            <w:tcBorders>
              <w:top w:val="nil"/>
              <w:left w:val="nil"/>
              <w:bottom w:val="single" w:sz="8" w:space="0" w:color="000000"/>
              <w:right w:val="nil"/>
            </w:tcBorders>
            <w:shd w:val="clear" w:color="auto" w:fill="auto"/>
            <w:noWrap/>
            <w:hideMark/>
          </w:tcPr>
          <w:p w14:paraId="33F53CC5"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Heildarskor</w:t>
            </w:r>
          </w:p>
        </w:tc>
        <w:tc>
          <w:tcPr>
            <w:tcW w:w="795" w:type="pct"/>
            <w:tcBorders>
              <w:top w:val="nil"/>
              <w:left w:val="nil"/>
              <w:bottom w:val="single" w:sz="8" w:space="0" w:color="000000"/>
              <w:right w:val="nil"/>
            </w:tcBorders>
            <w:shd w:val="clear" w:color="auto" w:fill="auto"/>
            <w:noWrap/>
            <w:hideMark/>
          </w:tcPr>
          <w:p w14:paraId="622915F9"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18,71</w:t>
            </w:r>
          </w:p>
        </w:tc>
        <w:tc>
          <w:tcPr>
            <w:tcW w:w="669" w:type="pct"/>
            <w:tcBorders>
              <w:top w:val="nil"/>
              <w:left w:val="nil"/>
              <w:bottom w:val="single" w:sz="8" w:space="0" w:color="000000"/>
              <w:right w:val="nil"/>
            </w:tcBorders>
            <w:shd w:val="clear" w:color="auto" w:fill="auto"/>
            <w:noWrap/>
            <w:hideMark/>
          </w:tcPr>
          <w:p w14:paraId="5D3CEB70"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4,1</w:t>
            </w:r>
          </w:p>
        </w:tc>
        <w:tc>
          <w:tcPr>
            <w:tcW w:w="913" w:type="pct"/>
            <w:tcBorders>
              <w:top w:val="nil"/>
              <w:left w:val="nil"/>
              <w:bottom w:val="single" w:sz="8" w:space="0" w:color="000000"/>
              <w:right w:val="nil"/>
            </w:tcBorders>
            <w:shd w:val="clear" w:color="auto" w:fill="auto"/>
            <w:noWrap/>
            <w:hideMark/>
          </w:tcPr>
          <w:p w14:paraId="05211CCE"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19,77</w:t>
            </w:r>
          </w:p>
        </w:tc>
        <w:tc>
          <w:tcPr>
            <w:tcW w:w="769" w:type="pct"/>
            <w:tcBorders>
              <w:top w:val="nil"/>
              <w:left w:val="nil"/>
              <w:bottom w:val="single" w:sz="8" w:space="0" w:color="000000"/>
              <w:right w:val="nil"/>
            </w:tcBorders>
            <w:shd w:val="clear" w:color="auto" w:fill="auto"/>
            <w:noWrap/>
            <w:hideMark/>
          </w:tcPr>
          <w:p w14:paraId="625ABAA3" w14:textId="77777777" w:rsidR="00AE281C" w:rsidRPr="006D272F" w:rsidRDefault="00AE281C" w:rsidP="003F6EB0">
            <w:pPr>
              <w:keepNext/>
              <w:keepLines/>
              <w:spacing w:line="276" w:lineRule="auto"/>
              <w:ind w:firstLine="0"/>
              <w:jc w:val="right"/>
              <w:rPr>
                <w:rFonts w:eastAsia="Times New Roman"/>
                <w:color w:val="000000"/>
                <w:lang w:eastAsia="en-GB"/>
              </w:rPr>
            </w:pPr>
            <w:r w:rsidRPr="006D272F">
              <w:rPr>
                <w:rFonts w:eastAsia="Times New Roman"/>
                <w:color w:val="000000"/>
                <w:lang w:eastAsia="en-GB"/>
              </w:rPr>
              <w:t>4,33</w:t>
            </w:r>
          </w:p>
        </w:tc>
      </w:tr>
      <w:tr w:rsidR="00AE281C" w:rsidRPr="006D272F" w14:paraId="20F6193B" w14:textId="77777777" w:rsidTr="00AA4881">
        <w:trPr>
          <w:trHeight w:val="320"/>
          <w:jc w:val="center"/>
        </w:trPr>
        <w:tc>
          <w:tcPr>
            <w:tcW w:w="5000" w:type="pct"/>
            <w:gridSpan w:val="5"/>
            <w:tcBorders>
              <w:top w:val="single" w:sz="8" w:space="0" w:color="000000"/>
              <w:left w:val="nil"/>
              <w:bottom w:val="nil"/>
              <w:right w:val="nil"/>
            </w:tcBorders>
            <w:shd w:val="clear" w:color="auto" w:fill="auto"/>
            <w:noWrap/>
            <w:hideMark/>
          </w:tcPr>
          <w:p w14:paraId="7FCAC50A" w14:textId="77777777" w:rsidR="00AE281C" w:rsidRPr="006D272F" w:rsidRDefault="00AE281C" w:rsidP="003F6EB0">
            <w:pPr>
              <w:keepNext/>
              <w:keepLines/>
              <w:spacing w:line="276" w:lineRule="auto"/>
              <w:ind w:firstLine="0"/>
              <w:rPr>
                <w:rFonts w:eastAsia="Times New Roman"/>
                <w:color w:val="000000"/>
                <w:lang w:eastAsia="en-GB"/>
              </w:rPr>
            </w:pPr>
            <w:r w:rsidRPr="006D272F">
              <w:rPr>
                <w:rFonts w:eastAsia="Times New Roman"/>
                <w:color w:val="000000"/>
                <w:lang w:eastAsia="en-GB"/>
              </w:rPr>
              <w:t>*</w:t>
            </w:r>
            <w:r w:rsidRPr="006D272F">
              <w:rPr>
                <w:rFonts w:eastAsia="Times New Roman"/>
                <w:i/>
                <w:iCs/>
                <w:color w:val="000000"/>
                <w:lang w:eastAsia="en-GB"/>
              </w:rPr>
              <w:t>Spurning eingöngu lögð fyrir starfsfólk skóla</w:t>
            </w:r>
          </w:p>
        </w:tc>
      </w:tr>
    </w:tbl>
    <w:p w14:paraId="3A867F42" w14:textId="2085BD21" w:rsidR="006E3EC0" w:rsidRPr="006D272F" w:rsidRDefault="006E3EC0" w:rsidP="00803A4C">
      <w:pPr>
        <w:ind w:firstLine="0"/>
      </w:pPr>
    </w:p>
    <w:p w14:paraId="1A031DB5" w14:textId="40E4B0A3" w:rsidR="00E67E33" w:rsidRPr="006D272F" w:rsidRDefault="00FB44E7" w:rsidP="00E67E33">
      <w:pPr>
        <w:pStyle w:val="Heading2"/>
        <w:rPr>
          <w:color w:val="000000" w:themeColor="text1"/>
        </w:rPr>
      </w:pPr>
      <w:r w:rsidRPr="006D272F">
        <w:rPr>
          <w:b/>
          <w:bCs/>
          <w:color w:val="000000" w:themeColor="text1"/>
        </w:rPr>
        <w:lastRenderedPageBreak/>
        <w:t>Greining á</w:t>
      </w:r>
      <w:r w:rsidR="00B93985" w:rsidRPr="006D272F">
        <w:rPr>
          <w:b/>
          <w:bCs/>
          <w:color w:val="000000" w:themeColor="text1"/>
        </w:rPr>
        <w:t xml:space="preserve"> prófhluta</w:t>
      </w:r>
      <w:r w:rsidR="00721C8A" w:rsidRPr="006D272F">
        <w:rPr>
          <w:b/>
          <w:bCs/>
          <w:color w:val="000000" w:themeColor="text1"/>
        </w:rPr>
        <w:t xml:space="preserve"> </w:t>
      </w:r>
      <w:r w:rsidR="00F024BE" w:rsidRPr="006D272F">
        <w:rPr>
          <w:b/>
          <w:bCs/>
          <w:color w:val="000000" w:themeColor="text1"/>
        </w:rPr>
        <w:t>A</w:t>
      </w:r>
      <w:r w:rsidR="00B93985" w:rsidRPr="006D272F">
        <w:rPr>
          <w:color w:val="000000" w:themeColor="text1"/>
        </w:rPr>
        <w:t>:</w:t>
      </w:r>
      <w:r w:rsidRPr="006D272F">
        <w:rPr>
          <w:color w:val="000000" w:themeColor="text1"/>
        </w:rPr>
        <w:t xml:space="preserve"> </w:t>
      </w:r>
      <w:r w:rsidR="00B93985" w:rsidRPr="006D272F">
        <w:rPr>
          <w:color w:val="000000" w:themeColor="text1"/>
        </w:rPr>
        <w:t>„</w:t>
      </w:r>
      <w:r w:rsidRPr="006D272F">
        <w:rPr>
          <w:color w:val="000000" w:themeColor="text1"/>
        </w:rPr>
        <w:t>viðhorfi til mikilvægi upplýsinga og framkvæmd mats í skólum</w:t>
      </w:r>
      <w:r w:rsidR="00B93985" w:rsidRPr="006D272F">
        <w:rPr>
          <w:color w:val="000000" w:themeColor="text1"/>
        </w:rPr>
        <w:t>“</w:t>
      </w:r>
    </w:p>
    <w:p w14:paraId="1A74FD2E" w14:textId="08A25120" w:rsidR="003F6EB0" w:rsidRPr="006D272F" w:rsidRDefault="00E67E33" w:rsidP="003F6EB0">
      <w:pPr>
        <w:rPr>
          <w:color w:val="FF0000"/>
        </w:rPr>
      </w:pPr>
      <w:r w:rsidRPr="006D272F">
        <w:rPr>
          <w:color w:val="000000" w:themeColor="text1"/>
        </w:rPr>
        <w:t>Útbúið var fjölkosta (</w:t>
      </w:r>
      <w:r w:rsidRPr="006D272F">
        <w:rPr>
          <w:i/>
          <w:iCs/>
          <w:color w:val="000000" w:themeColor="text1"/>
        </w:rPr>
        <w:t>e. Graded</w:t>
      </w:r>
      <w:r w:rsidRPr="006D272F">
        <w:rPr>
          <w:color w:val="000000" w:themeColor="text1"/>
        </w:rPr>
        <w:t xml:space="preserve">) svarferlalíkan til þess að meta viðhorf </w:t>
      </w:r>
      <w:commentRangeStart w:id="32"/>
      <w:r w:rsidRPr="006D272F">
        <w:rPr>
          <w:color w:val="000000" w:themeColor="text1"/>
        </w:rPr>
        <w:t xml:space="preserve">þátttakenda </w:t>
      </w:r>
      <w:commentRangeEnd w:id="32"/>
      <w:r w:rsidR="008D5F38">
        <w:rPr>
          <w:rStyle w:val="CommentReference"/>
        </w:rPr>
        <w:commentReference w:id="32"/>
      </w:r>
      <w:r w:rsidRPr="006D272F">
        <w:rPr>
          <w:color w:val="000000" w:themeColor="text1"/>
        </w:rPr>
        <w:t>til prófhlutans „</w:t>
      </w:r>
      <w:r w:rsidRPr="006D272F">
        <w:rPr>
          <w:i/>
          <w:iCs/>
          <w:color w:val="000000" w:themeColor="text1"/>
        </w:rPr>
        <w:t>Mikilvægi upplýsinga og framkvæmd mats í skólum“</w:t>
      </w:r>
      <w:r w:rsidRPr="006D272F">
        <w:rPr>
          <w:color w:val="000000" w:themeColor="text1"/>
        </w:rPr>
        <w:t xml:space="preserve">. </w:t>
      </w:r>
      <w:r w:rsidR="004A63E7" w:rsidRPr="006D272F">
        <w:rPr>
          <w:color w:val="000000" w:themeColor="text1"/>
        </w:rPr>
        <w:t xml:space="preserve">Til þess að meta gæði líkananna </w:t>
      </w:r>
      <w:r w:rsidR="008015D2" w:rsidRPr="006D272F">
        <w:rPr>
          <w:color w:val="000000" w:themeColor="text1"/>
        </w:rPr>
        <w:t xml:space="preserve">voru </w:t>
      </w:r>
      <w:r w:rsidR="004A63E7" w:rsidRPr="006D272F">
        <w:rPr>
          <w:color w:val="000000" w:themeColor="text1"/>
        </w:rPr>
        <w:t>notað</w:t>
      </w:r>
      <w:r w:rsidR="008015D2" w:rsidRPr="006D272F">
        <w:rPr>
          <w:color w:val="000000" w:themeColor="text1"/>
        </w:rPr>
        <w:t>ir</w:t>
      </w:r>
      <w:r w:rsidR="004A63E7" w:rsidRPr="006D272F">
        <w:rPr>
          <w:color w:val="000000" w:themeColor="text1"/>
        </w:rPr>
        <w:t xml:space="preserve"> </w:t>
      </w:r>
      <w:r w:rsidR="00E95FBC" w:rsidRPr="006D272F">
        <w:rPr>
          <w:color w:val="000000" w:themeColor="text1"/>
        </w:rPr>
        <w:t>fimm</w:t>
      </w:r>
      <w:r w:rsidR="004A63E7" w:rsidRPr="006D272F">
        <w:rPr>
          <w:color w:val="000000" w:themeColor="text1"/>
        </w:rPr>
        <w:t xml:space="preserve"> mátstuðla</w:t>
      </w:r>
      <w:r w:rsidR="008015D2" w:rsidRPr="006D272F">
        <w:rPr>
          <w:color w:val="000000" w:themeColor="text1"/>
        </w:rPr>
        <w:t>r</w:t>
      </w:r>
      <w:r w:rsidR="006E04EB" w:rsidRPr="006D272F">
        <w:rPr>
          <w:color w:val="000000" w:themeColor="text1"/>
        </w:rPr>
        <w:t xml:space="preserve">, </w:t>
      </w:r>
      <w:r w:rsidR="004A63E7" w:rsidRPr="006D272F">
        <w:rPr>
          <w:color w:val="000000" w:themeColor="text1"/>
        </w:rPr>
        <w:t xml:space="preserve">þ.e., </w:t>
      </w:r>
      <w:r w:rsidR="00903D83" w:rsidRPr="006D272F">
        <w:rPr>
          <w:color w:val="000000" w:themeColor="text1"/>
        </w:rPr>
        <w:t xml:space="preserve">M2/df stuðull, </w:t>
      </w:r>
      <w:r w:rsidR="004A63E7" w:rsidRPr="006D272F">
        <w:rPr>
          <w:color w:val="000000" w:themeColor="text1"/>
        </w:rPr>
        <w:t>stöðluð veldisrót leifar (e</w:t>
      </w:r>
      <w:r w:rsidR="004A63E7" w:rsidRPr="006D272F">
        <w:rPr>
          <w:i/>
          <w:iCs/>
          <w:color w:val="000000" w:themeColor="text1"/>
        </w:rPr>
        <w:t>. Standardized Root Mean Square Residual, SRMR</w:t>
      </w:r>
      <w:r w:rsidR="004A63E7" w:rsidRPr="006D272F">
        <w:rPr>
          <w:color w:val="000000" w:themeColor="text1"/>
        </w:rPr>
        <w:t>), áætluð staðalskekkja (</w:t>
      </w:r>
      <w:r w:rsidR="004A63E7" w:rsidRPr="006D272F">
        <w:rPr>
          <w:i/>
          <w:iCs/>
          <w:color w:val="000000" w:themeColor="text1"/>
        </w:rPr>
        <w:t>e. Root Mean Square Error Of Approximation, RMSEA</w:t>
      </w:r>
      <w:r w:rsidR="004A63E7" w:rsidRPr="006D272F">
        <w:rPr>
          <w:color w:val="000000" w:themeColor="text1"/>
        </w:rPr>
        <w:t>), samanaburðarviðmið (</w:t>
      </w:r>
      <w:r w:rsidR="004A63E7" w:rsidRPr="006D272F">
        <w:rPr>
          <w:i/>
          <w:iCs/>
          <w:color w:val="000000" w:themeColor="text1"/>
        </w:rPr>
        <w:t>e. comparative fit index, CFI</w:t>
      </w:r>
      <w:r w:rsidR="004A63E7" w:rsidRPr="006D272F">
        <w:rPr>
          <w:color w:val="000000" w:themeColor="text1"/>
        </w:rPr>
        <w:t>) og Tucker-Lewis viðmið (</w:t>
      </w:r>
      <w:r w:rsidR="004A63E7" w:rsidRPr="006D272F">
        <w:rPr>
          <w:i/>
          <w:iCs/>
          <w:color w:val="000000" w:themeColor="text1"/>
        </w:rPr>
        <w:t>e. Tucker-Lewis index, TLI</w:t>
      </w:r>
      <w:r w:rsidR="004A63E7" w:rsidRPr="006D272F">
        <w:rPr>
          <w:color w:val="000000" w:themeColor="text1"/>
        </w:rPr>
        <w:t>)</w:t>
      </w:r>
      <w:r w:rsidR="00903D83" w:rsidRPr="006D272F">
        <w:rPr>
          <w:color w:val="000000" w:themeColor="text1"/>
        </w:rPr>
        <w:t xml:space="preserve">. Mátstuðlar fyrir líkönin má finna í töflu </w:t>
      </w:r>
      <w:r w:rsidR="00FC2093" w:rsidRPr="006D272F">
        <w:rPr>
          <w:color w:val="000000" w:themeColor="text1"/>
        </w:rPr>
        <w:t>3</w:t>
      </w:r>
      <w:r w:rsidR="003F6EB0" w:rsidRPr="006D272F">
        <w:rPr>
          <w:color w:val="000000" w:themeColor="text1"/>
        </w:rPr>
        <w:t>.</w:t>
      </w:r>
    </w:p>
    <w:tbl>
      <w:tblPr>
        <w:tblW w:w="9100" w:type="dxa"/>
        <w:jc w:val="center"/>
        <w:tblLook w:val="04A0" w:firstRow="1" w:lastRow="0" w:firstColumn="1" w:lastColumn="0" w:noHBand="0" w:noVBand="1"/>
      </w:tblPr>
      <w:tblGrid>
        <w:gridCol w:w="2903"/>
        <w:gridCol w:w="876"/>
        <w:gridCol w:w="464"/>
        <w:gridCol w:w="1472"/>
        <w:gridCol w:w="1427"/>
        <w:gridCol w:w="979"/>
        <w:gridCol w:w="979"/>
      </w:tblGrid>
      <w:tr w:rsidR="00903D83" w:rsidRPr="006D272F" w14:paraId="12E98DFC" w14:textId="77777777" w:rsidTr="00AA4881">
        <w:trPr>
          <w:trHeight w:val="320"/>
          <w:jc w:val="center"/>
        </w:trPr>
        <w:tc>
          <w:tcPr>
            <w:tcW w:w="9100" w:type="dxa"/>
            <w:gridSpan w:val="7"/>
            <w:tcBorders>
              <w:top w:val="nil"/>
              <w:left w:val="nil"/>
              <w:bottom w:val="nil"/>
              <w:right w:val="nil"/>
            </w:tcBorders>
            <w:shd w:val="clear" w:color="auto" w:fill="auto"/>
            <w:noWrap/>
            <w:vAlign w:val="center"/>
            <w:hideMark/>
          </w:tcPr>
          <w:p w14:paraId="594DA616" w14:textId="3A7FBA54" w:rsidR="00903D83" w:rsidRPr="006D272F" w:rsidRDefault="00903D83" w:rsidP="00425437">
            <w:pPr>
              <w:spacing w:beforeLines="60" w:before="144" w:afterLines="60" w:after="144"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FC2093" w:rsidRPr="006D272F">
              <w:rPr>
                <w:rFonts w:eastAsia="Times New Roman"/>
                <w:b/>
                <w:bCs/>
                <w:color w:val="000000"/>
                <w:lang w:eastAsia="en-GB"/>
              </w:rPr>
              <w:t>3</w:t>
            </w:r>
            <w:r w:rsidRPr="006D272F">
              <w:rPr>
                <w:rFonts w:eastAsia="Times New Roman"/>
                <w:b/>
                <w:bCs/>
                <w:color w:val="000000"/>
                <w:lang w:eastAsia="en-GB"/>
              </w:rPr>
              <w:t>.</w:t>
            </w:r>
          </w:p>
        </w:tc>
      </w:tr>
      <w:tr w:rsidR="00903D83" w:rsidRPr="006D272F" w14:paraId="748E1BF3" w14:textId="77777777" w:rsidTr="00AA4881">
        <w:trPr>
          <w:trHeight w:val="320"/>
          <w:jc w:val="center"/>
        </w:trPr>
        <w:tc>
          <w:tcPr>
            <w:tcW w:w="9100" w:type="dxa"/>
            <w:gridSpan w:val="7"/>
            <w:tcBorders>
              <w:top w:val="nil"/>
              <w:left w:val="nil"/>
              <w:bottom w:val="single" w:sz="4" w:space="0" w:color="auto"/>
              <w:right w:val="nil"/>
            </w:tcBorders>
            <w:shd w:val="clear" w:color="auto" w:fill="auto"/>
            <w:noWrap/>
            <w:vAlign w:val="center"/>
            <w:hideMark/>
          </w:tcPr>
          <w:p w14:paraId="24F8B6EB" w14:textId="77777777" w:rsidR="00903D83" w:rsidRPr="006D272F" w:rsidRDefault="00903D83" w:rsidP="00425437">
            <w:pPr>
              <w:spacing w:beforeLines="60" w:before="144" w:afterLines="60" w:after="144" w:line="360" w:lineRule="auto"/>
              <w:ind w:firstLine="0"/>
              <w:rPr>
                <w:rFonts w:eastAsia="Times New Roman"/>
                <w:i/>
                <w:iCs/>
                <w:color w:val="000000"/>
                <w:lang w:eastAsia="en-GB"/>
              </w:rPr>
            </w:pPr>
            <w:r w:rsidRPr="006D272F">
              <w:rPr>
                <w:rFonts w:eastAsia="Times New Roman"/>
                <w:i/>
                <w:iCs/>
                <w:color w:val="000000"/>
                <w:lang w:eastAsia="en-GB"/>
              </w:rPr>
              <w:t>Mátgæði fyrir prófhluta A: „viðhorfi til mikilvægi upplýsinga og framkvæmd mats í skólum".</w:t>
            </w:r>
          </w:p>
        </w:tc>
      </w:tr>
      <w:tr w:rsidR="00903D83" w:rsidRPr="006D272F" w14:paraId="2CE41380"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AD33D88"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Hópur</w:t>
            </w:r>
          </w:p>
        </w:tc>
        <w:tc>
          <w:tcPr>
            <w:tcW w:w="876" w:type="dxa"/>
            <w:tcBorders>
              <w:top w:val="nil"/>
              <w:left w:val="nil"/>
              <w:bottom w:val="single" w:sz="4" w:space="0" w:color="auto"/>
              <w:right w:val="nil"/>
            </w:tcBorders>
            <w:shd w:val="clear" w:color="auto" w:fill="auto"/>
            <w:noWrap/>
            <w:vAlign w:val="center"/>
            <w:hideMark/>
          </w:tcPr>
          <w:p w14:paraId="64EC2E7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M2</w:t>
            </w:r>
          </w:p>
        </w:tc>
        <w:tc>
          <w:tcPr>
            <w:tcW w:w="464" w:type="dxa"/>
            <w:tcBorders>
              <w:top w:val="nil"/>
              <w:left w:val="nil"/>
              <w:bottom w:val="single" w:sz="4" w:space="0" w:color="auto"/>
              <w:right w:val="nil"/>
            </w:tcBorders>
            <w:shd w:val="clear" w:color="auto" w:fill="auto"/>
            <w:noWrap/>
            <w:vAlign w:val="center"/>
            <w:hideMark/>
          </w:tcPr>
          <w:p w14:paraId="53BEB36A"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df</w:t>
            </w:r>
          </w:p>
        </w:tc>
        <w:tc>
          <w:tcPr>
            <w:tcW w:w="1472" w:type="dxa"/>
            <w:tcBorders>
              <w:top w:val="nil"/>
              <w:left w:val="nil"/>
              <w:bottom w:val="single" w:sz="4" w:space="0" w:color="auto"/>
              <w:right w:val="nil"/>
            </w:tcBorders>
            <w:shd w:val="clear" w:color="auto" w:fill="auto"/>
            <w:noWrap/>
            <w:vAlign w:val="center"/>
            <w:hideMark/>
          </w:tcPr>
          <w:p w14:paraId="55F5C7D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1427" w:type="dxa"/>
            <w:tcBorders>
              <w:top w:val="nil"/>
              <w:left w:val="nil"/>
              <w:bottom w:val="single" w:sz="4" w:space="0" w:color="auto"/>
              <w:right w:val="nil"/>
            </w:tcBorders>
            <w:shd w:val="clear" w:color="auto" w:fill="auto"/>
            <w:noWrap/>
            <w:vAlign w:val="center"/>
            <w:hideMark/>
          </w:tcPr>
          <w:p w14:paraId="5100773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979" w:type="dxa"/>
            <w:tcBorders>
              <w:top w:val="nil"/>
              <w:left w:val="nil"/>
              <w:bottom w:val="single" w:sz="4" w:space="0" w:color="auto"/>
              <w:right w:val="nil"/>
            </w:tcBorders>
            <w:shd w:val="clear" w:color="auto" w:fill="auto"/>
            <w:noWrap/>
            <w:vAlign w:val="center"/>
            <w:hideMark/>
          </w:tcPr>
          <w:p w14:paraId="19EB7432"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TLI</w:t>
            </w:r>
          </w:p>
        </w:tc>
        <w:tc>
          <w:tcPr>
            <w:tcW w:w="979" w:type="dxa"/>
            <w:tcBorders>
              <w:top w:val="nil"/>
              <w:left w:val="nil"/>
              <w:bottom w:val="single" w:sz="4" w:space="0" w:color="auto"/>
              <w:right w:val="nil"/>
            </w:tcBorders>
            <w:shd w:val="clear" w:color="auto" w:fill="auto"/>
            <w:noWrap/>
            <w:vAlign w:val="center"/>
            <w:hideMark/>
          </w:tcPr>
          <w:p w14:paraId="78D56080"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CFI</w:t>
            </w:r>
          </w:p>
        </w:tc>
      </w:tr>
      <w:tr w:rsidR="00903D83" w:rsidRPr="006D272F" w14:paraId="52224FC1" w14:textId="77777777" w:rsidTr="00AA4881">
        <w:trPr>
          <w:trHeight w:val="320"/>
          <w:jc w:val="center"/>
        </w:trPr>
        <w:tc>
          <w:tcPr>
            <w:tcW w:w="2903" w:type="dxa"/>
            <w:tcBorders>
              <w:top w:val="nil"/>
              <w:left w:val="nil"/>
              <w:bottom w:val="nil"/>
              <w:right w:val="nil"/>
            </w:tcBorders>
            <w:shd w:val="clear" w:color="auto" w:fill="auto"/>
            <w:noWrap/>
            <w:vAlign w:val="center"/>
            <w:hideMark/>
          </w:tcPr>
          <w:p w14:paraId="44CCD8DC" w14:textId="77777777"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Starfsmenn skóla</w:t>
            </w:r>
          </w:p>
        </w:tc>
        <w:tc>
          <w:tcPr>
            <w:tcW w:w="876" w:type="dxa"/>
            <w:tcBorders>
              <w:top w:val="nil"/>
              <w:left w:val="nil"/>
              <w:bottom w:val="nil"/>
              <w:right w:val="nil"/>
            </w:tcBorders>
            <w:shd w:val="clear" w:color="auto" w:fill="auto"/>
            <w:noWrap/>
            <w:vAlign w:val="center"/>
            <w:hideMark/>
          </w:tcPr>
          <w:p w14:paraId="01A85514"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w:t>
            </w:r>
          </w:p>
        </w:tc>
        <w:tc>
          <w:tcPr>
            <w:tcW w:w="464" w:type="dxa"/>
            <w:tcBorders>
              <w:top w:val="nil"/>
              <w:left w:val="nil"/>
              <w:bottom w:val="nil"/>
              <w:right w:val="nil"/>
            </w:tcBorders>
            <w:shd w:val="clear" w:color="auto" w:fill="auto"/>
            <w:noWrap/>
            <w:vAlign w:val="center"/>
            <w:hideMark/>
          </w:tcPr>
          <w:p w14:paraId="31D49BF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w:t>
            </w:r>
          </w:p>
        </w:tc>
        <w:tc>
          <w:tcPr>
            <w:tcW w:w="1472" w:type="dxa"/>
            <w:tcBorders>
              <w:top w:val="nil"/>
              <w:left w:val="nil"/>
              <w:bottom w:val="nil"/>
              <w:right w:val="nil"/>
            </w:tcBorders>
            <w:shd w:val="clear" w:color="auto" w:fill="auto"/>
            <w:noWrap/>
            <w:vAlign w:val="center"/>
            <w:hideMark/>
          </w:tcPr>
          <w:p w14:paraId="4470E378"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0,076</w:t>
            </w:r>
          </w:p>
        </w:tc>
        <w:tc>
          <w:tcPr>
            <w:tcW w:w="1427" w:type="dxa"/>
            <w:tcBorders>
              <w:top w:val="nil"/>
              <w:left w:val="nil"/>
              <w:bottom w:val="nil"/>
              <w:right w:val="nil"/>
            </w:tcBorders>
            <w:shd w:val="clear" w:color="auto" w:fill="auto"/>
            <w:noWrap/>
            <w:vAlign w:val="center"/>
            <w:hideMark/>
          </w:tcPr>
          <w:p w14:paraId="39D35E87"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0,125</w:t>
            </w:r>
          </w:p>
        </w:tc>
        <w:tc>
          <w:tcPr>
            <w:tcW w:w="979" w:type="dxa"/>
            <w:tcBorders>
              <w:top w:val="nil"/>
              <w:left w:val="nil"/>
              <w:bottom w:val="nil"/>
              <w:right w:val="nil"/>
            </w:tcBorders>
            <w:shd w:val="clear" w:color="auto" w:fill="auto"/>
            <w:noWrap/>
            <w:vAlign w:val="center"/>
            <w:hideMark/>
          </w:tcPr>
          <w:p w14:paraId="7CDE40CC"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0,847</w:t>
            </w:r>
          </w:p>
        </w:tc>
        <w:tc>
          <w:tcPr>
            <w:tcW w:w="979" w:type="dxa"/>
            <w:tcBorders>
              <w:top w:val="nil"/>
              <w:left w:val="nil"/>
              <w:bottom w:val="nil"/>
              <w:right w:val="nil"/>
            </w:tcBorders>
            <w:shd w:val="clear" w:color="auto" w:fill="auto"/>
            <w:noWrap/>
            <w:vAlign w:val="center"/>
            <w:hideMark/>
          </w:tcPr>
          <w:p w14:paraId="7568D78E"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0,949</w:t>
            </w:r>
          </w:p>
        </w:tc>
      </w:tr>
      <w:tr w:rsidR="00903D83" w:rsidRPr="006D272F" w14:paraId="0CC3D91C" w14:textId="77777777" w:rsidTr="00AA4881">
        <w:trPr>
          <w:trHeight w:val="320"/>
          <w:jc w:val="center"/>
        </w:trPr>
        <w:tc>
          <w:tcPr>
            <w:tcW w:w="2903" w:type="dxa"/>
            <w:tcBorders>
              <w:top w:val="nil"/>
              <w:left w:val="nil"/>
              <w:bottom w:val="single" w:sz="4" w:space="0" w:color="auto"/>
              <w:right w:val="nil"/>
            </w:tcBorders>
            <w:shd w:val="clear" w:color="auto" w:fill="auto"/>
            <w:noWrap/>
            <w:vAlign w:val="center"/>
            <w:hideMark/>
          </w:tcPr>
          <w:p w14:paraId="095A91FB" w14:textId="01667B41" w:rsidR="00903D83" w:rsidRPr="006D272F" w:rsidRDefault="00903D83" w:rsidP="00425437">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Forsjáraðilar</w:t>
            </w:r>
            <w:r w:rsidR="00FC2093" w:rsidRPr="006D272F">
              <w:rPr>
                <w:rFonts w:eastAsia="Times New Roman"/>
                <w:color w:val="000000"/>
                <w:lang w:eastAsia="en-GB"/>
              </w:rPr>
              <w:t>*</w:t>
            </w:r>
          </w:p>
        </w:tc>
        <w:tc>
          <w:tcPr>
            <w:tcW w:w="876" w:type="dxa"/>
            <w:tcBorders>
              <w:top w:val="nil"/>
              <w:left w:val="nil"/>
              <w:bottom w:val="single" w:sz="4" w:space="0" w:color="auto"/>
              <w:right w:val="nil"/>
            </w:tcBorders>
            <w:shd w:val="clear" w:color="auto" w:fill="auto"/>
            <w:noWrap/>
            <w:vAlign w:val="center"/>
            <w:hideMark/>
          </w:tcPr>
          <w:p w14:paraId="729F0F1D"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3450</w:t>
            </w:r>
          </w:p>
        </w:tc>
        <w:tc>
          <w:tcPr>
            <w:tcW w:w="464" w:type="dxa"/>
            <w:tcBorders>
              <w:top w:val="nil"/>
              <w:left w:val="nil"/>
              <w:bottom w:val="single" w:sz="4" w:space="0" w:color="auto"/>
              <w:right w:val="nil"/>
            </w:tcBorders>
            <w:shd w:val="clear" w:color="auto" w:fill="auto"/>
            <w:noWrap/>
            <w:vAlign w:val="center"/>
            <w:hideMark/>
          </w:tcPr>
          <w:p w14:paraId="5B13CFEF"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w:t>
            </w:r>
          </w:p>
        </w:tc>
        <w:tc>
          <w:tcPr>
            <w:tcW w:w="1472" w:type="dxa"/>
            <w:tcBorders>
              <w:top w:val="nil"/>
              <w:left w:val="nil"/>
              <w:bottom w:val="single" w:sz="4" w:space="0" w:color="auto"/>
              <w:right w:val="nil"/>
            </w:tcBorders>
            <w:shd w:val="clear" w:color="auto" w:fill="auto"/>
            <w:noWrap/>
            <w:vAlign w:val="center"/>
            <w:hideMark/>
          </w:tcPr>
          <w:p w14:paraId="221CDC2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0,193</w:t>
            </w:r>
          </w:p>
        </w:tc>
        <w:tc>
          <w:tcPr>
            <w:tcW w:w="1427" w:type="dxa"/>
            <w:tcBorders>
              <w:top w:val="nil"/>
              <w:left w:val="nil"/>
              <w:bottom w:val="single" w:sz="4" w:space="0" w:color="auto"/>
              <w:right w:val="nil"/>
            </w:tcBorders>
            <w:shd w:val="clear" w:color="auto" w:fill="auto"/>
            <w:noWrap/>
            <w:vAlign w:val="center"/>
            <w:hideMark/>
          </w:tcPr>
          <w:p w14:paraId="48371704"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0,123</w:t>
            </w:r>
          </w:p>
        </w:tc>
        <w:tc>
          <w:tcPr>
            <w:tcW w:w="979" w:type="dxa"/>
            <w:tcBorders>
              <w:top w:val="nil"/>
              <w:left w:val="nil"/>
              <w:bottom w:val="single" w:sz="4" w:space="0" w:color="auto"/>
              <w:right w:val="nil"/>
            </w:tcBorders>
            <w:shd w:val="clear" w:color="auto" w:fill="auto"/>
            <w:noWrap/>
            <w:vAlign w:val="center"/>
            <w:hideMark/>
          </w:tcPr>
          <w:p w14:paraId="047AD38B"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0,640</w:t>
            </w:r>
          </w:p>
        </w:tc>
        <w:tc>
          <w:tcPr>
            <w:tcW w:w="979" w:type="dxa"/>
            <w:tcBorders>
              <w:top w:val="nil"/>
              <w:left w:val="nil"/>
              <w:bottom w:val="single" w:sz="4" w:space="0" w:color="auto"/>
              <w:right w:val="nil"/>
            </w:tcBorders>
            <w:shd w:val="clear" w:color="auto" w:fill="auto"/>
            <w:noWrap/>
            <w:vAlign w:val="center"/>
            <w:hideMark/>
          </w:tcPr>
          <w:p w14:paraId="77121BDD" w14:textId="77777777" w:rsidR="00903D83" w:rsidRPr="006D272F" w:rsidRDefault="00903D83" w:rsidP="00425437">
            <w:pPr>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0,730</w:t>
            </w:r>
          </w:p>
        </w:tc>
      </w:tr>
      <w:tr w:rsidR="00FC2093" w:rsidRPr="006D272F" w14:paraId="2CEB271F" w14:textId="77777777" w:rsidTr="00AA4881">
        <w:trPr>
          <w:trHeight w:val="320"/>
          <w:jc w:val="center"/>
        </w:trPr>
        <w:tc>
          <w:tcPr>
            <w:tcW w:w="9100" w:type="dxa"/>
            <w:gridSpan w:val="7"/>
            <w:tcBorders>
              <w:top w:val="single" w:sz="4" w:space="0" w:color="auto"/>
              <w:left w:val="nil"/>
              <w:right w:val="nil"/>
            </w:tcBorders>
            <w:shd w:val="clear" w:color="auto" w:fill="auto"/>
            <w:noWrap/>
            <w:vAlign w:val="center"/>
          </w:tcPr>
          <w:p w14:paraId="3E85C534" w14:textId="22DEA647" w:rsidR="00FC2093" w:rsidRPr="006D272F" w:rsidRDefault="00810B5A" w:rsidP="00017B96">
            <w:pPr>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w:t>
            </w:r>
            <w:r w:rsidR="00584816" w:rsidRPr="006D272F">
              <w:rPr>
                <w:rFonts w:eastAsia="Times New Roman"/>
                <w:color w:val="000000"/>
                <w:lang w:eastAsia="en-GB"/>
              </w:rPr>
              <w:t>Mát reiknað útfrá núll líkani.</w:t>
            </w:r>
            <w:r w:rsidRPr="006D272F">
              <w:rPr>
                <w:rFonts w:eastAsia="Times New Roman"/>
                <w:color w:val="000000"/>
                <w:lang w:eastAsia="en-GB"/>
              </w:rPr>
              <w:t xml:space="preserve"> </w:t>
            </w:r>
          </w:p>
        </w:tc>
      </w:tr>
    </w:tbl>
    <w:p w14:paraId="6D42F211" w14:textId="5D998F5C" w:rsidR="00584816" w:rsidRPr="006D272F" w:rsidRDefault="00903D83" w:rsidP="00584816">
      <w:pPr>
        <w:ind w:firstLine="0"/>
        <w:rPr>
          <w:color w:val="000000" w:themeColor="text1"/>
        </w:rPr>
      </w:pPr>
      <w:r w:rsidRPr="006D272F">
        <w:rPr>
          <w:color w:val="000000" w:themeColor="text1"/>
        </w:rPr>
        <w:t xml:space="preserve">Mátstuðlar fyrir </w:t>
      </w:r>
      <w:r w:rsidR="00FC2093" w:rsidRPr="006D272F">
        <w:rPr>
          <w:color w:val="000000" w:themeColor="text1"/>
        </w:rPr>
        <w:t xml:space="preserve">bæði líkönin eru ófullnægjandi. Ef farið er eftir viðmiðum Hu og Bentler (1999) er æskilegt að stöðluð veldisrót </w:t>
      </w:r>
      <w:r w:rsidR="002D0511" w:rsidRPr="006D272F">
        <w:rPr>
          <w:color w:val="000000" w:themeColor="text1"/>
        </w:rPr>
        <w:t xml:space="preserve">(RMSEA) </w:t>
      </w:r>
      <w:r w:rsidR="00FC2093" w:rsidRPr="006D272F">
        <w:rPr>
          <w:color w:val="000000" w:themeColor="text1"/>
        </w:rPr>
        <w:t>sé á bilinu 0 til ,08. Fabrigar o.fl. (1999) kveða að áætluð staðalskekkja</w:t>
      </w:r>
      <w:r w:rsidR="002D0511" w:rsidRPr="006D272F">
        <w:rPr>
          <w:color w:val="000000" w:themeColor="text1"/>
        </w:rPr>
        <w:t xml:space="preserve"> (SRMSR)</w:t>
      </w:r>
      <w:r w:rsidR="00FC2093" w:rsidRPr="006D272F">
        <w:rPr>
          <w:color w:val="000000" w:themeColor="text1"/>
        </w:rPr>
        <w:t xml:space="preserve"> skuli vera á milli ,</w:t>
      </w:r>
      <w:r w:rsidR="002D0511" w:rsidRPr="006D272F">
        <w:rPr>
          <w:color w:val="000000" w:themeColor="text1"/>
        </w:rPr>
        <w:t>0</w:t>
      </w:r>
      <w:r w:rsidR="00FC2093" w:rsidRPr="006D272F">
        <w:rPr>
          <w:color w:val="000000" w:themeColor="text1"/>
        </w:rPr>
        <w:t xml:space="preserve">5 til ,08. Einnig eru samanburðar viðmið (CFI), æskilegt er að það sé yfir ,95, og Tucker-Lewis viðmið (TLI), æskilegt að það sé yfir ,9, rétt fyrir utan æskileg mörk (Bentler og Bonnet, 1980). </w:t>
      </w:r>
      <w:r w:rsidR="001B710B" w:rsidRPr="006D272F">
        <w:rPr>
          <w:color w:val="000000" w:themeColor="text1"/>
        </w:rPr>
        <w:t xml:space="preserve">Hvorug líkönin uppfylla viðmið um M2 stuðull og frígráður (df) </w:t>
      </w:r>
      <w:r w:rsidR="00FC2093" w:rsidRPr="006D272F">
        <w:rPr>
          <w:color w:val="000000" w:themeColor="text1"/>
        </w:rPr>
        <w:t>(</w:t>
      </w:r>
      <w:r w:rsidR="00F93405" w:rsidRPr="006D272F">
        <w:t>de Ayla, 2022</w:t>
      </w:r>
      <w:r w:rsidR="00FC2093" w:rsidRPr="006D272F">
        <w:rPr>
          <w:color w:val="000000" w:themeColor="text1"/>
        </w:rPr>
        <w:t xml:space="preserve">). </w:t>
      </w:r>
      <w:r w:rsidR="001B710B" w:rsidRPr="006D272F">
        <w:rPr>
          <w:color w:val="000000" w:themeColor="text1"/>
        </w:rPr>
        <w:t>Ef skoð</w:t>
      </w:r>
      <w:ins w:id="33" w:author="Aðalheiður Magnúsdóttir - HI" w:date="2023-03-22T10:06:00Z">
        <w:r w:rsidR="00554D12">
          <w:rPr>
            <w:color w:val="000000" w:themeColor="text1"/>
          </w:rPr>
          <w:t>u</w:t>
        </w:r>
      </w:ins>
      <w:del w:id="34" w:author="Aðalheiður Magnúsdóttir - HI" w:date="2023-03-22T10:06:00Z">
        <w:r w:rsidR="001B710B" w:rsidRPr="006D272F" w:rsidDel="00554D12">
          <w:rPr>
            <w:color w:val="000000" w:themeColor="text1"/>
          </w:rPr>
          <w:delText>a</w:delText>
        </w:r>
      </w:del>
      <w:r w:rsidR="001B710B" w:rsidRPr="006D272F">
        <w:rPr>
          <w:color w:val="000000" w:themeColor="text1"/>
        </w:rPr>
        <w:t>ð er</w:t>
      </w:r>
      <w:ins w:id="35" w:author="Aðalheiður Magnúsdóttir - HI" w:date="2023-03-22T10:32:00Z">
        <w:r w:rsidR="005B38D3">
          <w:rPr>
            <w:color w:val="000000" w:themeColor="text1"/>
          </w:rPr>
          <w:t>u</w:t>
        </w:r>
      </w:ins>
      <w:r w:rsidR="001B710B" w:rsidRPr="006D272F">
        <w:rPr>
          <w:color w:val="000000" w:themeColor="text1"/>
        </w:rPr>
        <w:t xml:space="preserve"> krítísku gildin úr kí-kvaðrat dreifingu með 5 og 27 frígráðum fáum við gildin 11,08 og 40,113. Bæði gildin</w:t>
      </w:r>
      <w:del w:id="36" w:author="Aðalheiður Magnúsdóttir - HI" w:date="2023-03-22T10:06:00Z">
        <w:r w:rsidR="001B710B" w:rsidRPr="006D272F" w:rsidDel="00554D12">
          <w:rPr>
            <w:color w:val="000000" w:themeColor="text1"/>
          </w:rPr>
          <w:delText>n</w:delText>
        </w:r>
      </w:del>
      <w:r w:rsidR="001B710B" w:rsidRPr="006D272F">
        <w:rPr>
          <w:color w:val="000000" w:themeColor="text1"/>
        </w:rPr>
        <w:t xml:space="preserve"> eru langt undir M2 gildinu og við getum því hafnað tilgátunni um fullkomin mát. </w:t>
      </w:r>
      <w:r w:rsidR="00FC2093" w:rsidRPr="006D272F">
        <w:rPr>
          <w:color w:val="000000" w:themeColor="text1"/>
        </w:rPr>
        <w:t xml:space="preserve">Vert er þó að benda á að líkanið fyrir starfsmenn skóla uppfyllir viðmið um æskilegt RMSEA og er á </w:t>
      </w:r>
      <w:r w:rsidR="00FC2093" w:rsidRPr="006D272F">
        <w:rPr>
          <w:color w:val="000000" w:themeColor="text1"/>
        </w:rPr>
        <w:lastRenderedPageBreak/>
        <w:t xml:space="preserve">mörkunum að uppfylla TLI og CFI viðmið. </w:t>
      </w:r>
      <w:r w:rsidR="00810B5A" w:rsidRPr="006D272F">
        <w:rPr>
          <w:color w:val="000000" w:themeColor="text1"/>
        </w:rPr>
        <w:t>Hinsvegar var ekki hægt að þv</w:t>
      </w:r>
      <w:r w:rsidR="008015D2" w:rsidRPr="006D272F">
        <w:rPr>
          <w:color w:val="000000" w:themeColor="text1"/>
        </w:rPr>
        <w:t>i</w:t>
      </w:r>
      <w:r w:rsidR="00810B5A" w:rsidRPr="006D272F">
        <w:rPr>
          <w:color w:val="000000" w:themeColor="text1"/>
        </w:rPr>
        <w:t xml:space="preserve">nga fram </w:t>
      </w:r>
      <w:r w:rsidR="00017B96" w:rsidRPr="006D272F">
        <w:rPr>
          <w:color w:val="000000" w:themeColor="text1"/>
        </w:rPr>
        <w:t xml:space="preserve">líkan </w:t>
      </w:r>
      <w:r w:rsidR="00810B5A" w:rsidRPr="006D272F">
        <w:rPr>
          <w:color w:val="000000" w:themeColor="text1"/>
        </w:rPr>
        <w:t xml:space="preserve"> fyrir viðhorf forsjáraðila vegna skort</w:t>
      </w:r>
      <w:r w:rsidR="008015D2" w:rsidRPr="006D272F">
        <w:rPr>
          <w:color w:val="000000" w:themeColor="text1"/>
        </w:rPr>
        <w:t>s</w:t>
      </w:r>
      <w:r w:rsidR="00810B5A" w:rsidRPr="006D272F">
        <w:rPr>
          <w:color w:val="000000" w:themeColor="text1"/>
        </w:rPr>
        <w:t xml:space="preserve"> á frígráðum</w:t>
      </w:r>
      <w:r w:rsidR="00017B96" w:rsidRPr="006D272F">
        <w:rPr>
          <w:color w:val="000000" w:themeColor="text1"/>
        </w:rPr>
        <w:t>. Þ</w:t>
      </w:r>
      <w:r w:rsidR="00584816" w:rsidRPr="006D272F">
        <w:rPr>
          <w:color w:val="000000" w:themeColor="text1"/>
        </w:rPr>
        <w:t xml:space="preserve">ví </w:t>
      </w:r>
      <w:r w:rsidR="00017B96" w:rsidRPr="006D272F">
        <w:rPr>
          <w:color w:val="000000" w:themeColor="text1"/>
        </w:rPr>
        <w:t>v</w:t>
      </w:r>
      <w:ins w:id="37" w:author="Aðalheiður Magnúsdóttir - HI" w:date="2023-03-22T10:06:00Z">
        <w:r w:rsidR="00554D12">
          <w:rPr>
            <w:color w:val="000000" w:themeColor="text1"/>
          </w:rPr>
          <w:t>oru</w:t>
        </w:r>
      </w:ins>
      <w:del w:id="38" w:author="Aðalheiður Magnúsdóttir - HI" w:date="2023-03-22T10:06:00Z">
        <w:r w:rsidR="00017B96" w:rsidRPr="006D272F" w:rsidDel="00554D12">
          <w:rPr>
            <w:color w:val="000000" w:themeColor="text1"/>
          </w:rPr>
          <w:delText>ar</w:delText>
        </w:r>
      </w:del>
      <w:r w:rsidR="00017B96" w:rsidRPr="006D272F">
        <w:rPr>
          <w:color w:val="000000" w:themeColor="text1"/>
        </w:rPr>
        <w:t xml:space="preserve"> reiknað</w:t>
      </w:r>
      <w:ins w:id="39" w:author="Aðalheiður Magnúsdóttir - HI" w:date="2023-03-22T10:06:00Z">
        <w:r w:rsidR="00554D12">
          <w:rPr>
            <w:color w:val="000000" w:themeColor="text1"/>
          </w:rPr>
          <w:t>ir</w:t>
        </w:r>
      </w:ins>
      <w:r w:rsidR="00017B96" w:rsidRPr="006D272F">
        <w:rPr>
          <w:color w:val="000000" w:themeColor="text1"/>
        </w:rPr>
        <w:t xml:space="preserve"> mátstuðla</w:t>
      </w:r>
      <w:ins w:id="40" w:author="Aðalheiður Magnúsdóttir - HI" w:date="2023-03-22T10:06:00Z">
        <w:r w:rsidR="00554D12">
          <w:rPr>
            <w:color w:val="000000" w:themeColor="text1"/>
          </w:rPr>
          <w:t>r</w:t>
        </w:r>
      </w:ins>
      <w:r w:rsidR="00017B96" w:rsidRPr="006D272F">
        <w:rPr>
          <w:color w:val="000000" w:themeColor="text1"/>
        </w:rPr>
        <w:t xml:space="preserve"> fyrir það líkan </w:t>
      </w:r>
      <w:del w:id="41" w:author="Aðalheiður Magnúsdóttir - HI" w:date="2023-03-22T10:07:00Z">
        <w:r w:rsidR="00810B5A" w:rsidRPr="006D272F" w:rsidDel="00554D12">
          <w:rPr>
            <w:color w:val="000000" w:themeColor="text1"/>
          </w:rPr>
          <w:delText xml:space="preserve"> </w:delText>
        </w:r>
      </w:del>
      <w:r w:rsidR="00810B5A" w:rsidRPr="006D272F">
        <w:rPr>
          <w:color w:val="000000" w:themeColor="text1"/>
        </w:rPr>
        <w:t>útfrá núll líkaninu (</w:t>
      </w:r>
      <w:r w:rsidR="00810B5A" w:rsidRPr="006D272F">
        <w:rPr>
          <w:i/>
          <w:iCs/>
          <w:color w:val="000000" w:themeColor="text1"/>
        </w:rPr>
        <w:t>e. Null model</w:t>
      </w:r>
      <w:r w:rsidR="00810B5A" w:rsidRPr="006D272F">
        <w:rPr>
          <w:color w:val="000000" w:themeColor="text1"/>
        </w:rPr>
        <w:t>)</w:t>
      </w:r>
      <w:r w:rsidR="00017B96" w:rsidRPr="006D272F">
        <w:rPr>
          <w:color w:val="000000" w:themeColor="text1"/>
        </w:rPr>
        <w:t xml:space="preserve"> til þess að fá innsýn inn</w:t>
      </w:r>
      <w:ins w:id="42" w:author="Aðalheiður Magnúsdóttir - HI" w:date="2023-03-22T10:07:00Z">
        <w:r w:rsidR="00554D12">
          <w:rPr>
            <w:color w:val="000000" w:themeColor="text1"/>
          </w:rPr>
          <w:t xml:space="preserve"> </w:t>
        </w:r>
      </w:ins>
      <w:r w:rsidR="00017B96" w:rsidRPr="006D272F">
        <w:rPr>
          <w:color w:val="000000" w:themeColor="text1"/>
        </w:rPr>
        <w:t>í stefnu (</w:t>
      </w:r>
      <w:r w:rsidR="00017B96" w:rsidRPr="006D272F">
        <w:rPr>
          <w:i/>
          <w:iCs/>
          <w:color w:val="000000" w:themeColor="text1"/>
        </w:rPr>
        <w:t>e. Trend</w:t>
      </w:r>
      <w:r w:rsidR="00017B96" w:rsidRPr="006D272F">
        <w:rPr>
          <w:color w:val="000000" w:themeColor="text1"/>
        </w:rPr>
        <w:t>) líkansins</w:t>
      </w:r>
      <w:r w:rsidR="00810B5A" w:rsidRPr="006D272F">
        <w:rPr>
          <w:color w:val="000000" w:themeColor="text1"/>
        </w:rPr>
        <w:t>.</w:t>
      </w:r>
      <w:r w:rsidR="00584816" w:rsidRPr="006D272F">
        <w:rPr>
          <w:color w:val="000000" w:themeColor="text1"/>
        </w:rPr>
        <w:t xml:space="preserve"> Þrátt fyrir að líkönin uppfylla ekki æskileg viðmið um mátgæði v</w:t>
      </w:r>
      <w:r w:rsidR="008015D2" w:rsidRPr="006D272F">
        <w:rPr>
          <w:color w:val="000000" w:themeColor="text1"/>
        </w:rPr>
        <w:t>o</w:t>
      </w:r>
      <w:r w:rsidR="00584816" w:rsidRPr="006D272F">
        <w:rPr>
          <w:color w:val="000000" w:themeColor="text1"/>
        </w:rPr>
        <w:t>r</w:t>
      </w:r>
      <w:r w:rsidR="008015D2" w:rsidRPr="006D272F">
        <w:rPr>
          <w:color w:val="000000" w:themeColor="text1"/>
        </w:rPr>
        <w:t>u</w:t>
      </w:r>
      <w:r w:rsidR="00584816" w:rsidRPr="006D272F">
        <w:rPr>
          <w:color w:val="000000" w:themeColor="text1"/>
        </w:rPr>
        <w:t xml:space="preserve"> skoðað</w:t>
      </w:r>
      <w:r w:rsidR="008015D2" w:rsidRPr="006D272F">
        <w:rPr>
          <w:color w:val="000000" w:themeColor="text1"/>
        </w:rPr>
        <w:t>ir</w:t>
      </w:r>
      <w:r w:rsidR="00584816" w:rsidRPr="006D272F">
        <w:rPr>
          <w:color w:val="000000" w:themeColor="text1"/>
        </w:rPr>
        <w:t xml:space="preserve"> eiginleika</w:t>
      </w:r>
      <w:r w:rsidR="008015D2" w:rsidRPr="006D272F">
        <w:rPr>
          <w:color w:val="000000" w:themeColor="text1"/>
        </w:rPr>
        <w:t>r</w:t>
      </w:r>
      <w:r w:rsidR="00584816" w:rsidRPr="006D272F">
        <w:rPr>
          <w:color w:val="000000" w:themeColor="text1"/>
        </w:rPr>
        <w:t xml:space="preserve"> líkansins, sjá tö</w:t>
      </w:r>
      <w:r w:rsidR="008015D2" w:rsidRPr="006D272F">
        <w:rPr>
          <w:color w:val="000000" w:themeColor="text1"/>
        </w:rPr>
        <w:t>fl</w:t>
      </w:r>
      <w:r w:rsidR="00584816" w:rsidRPr="006D272F">
        <w:rPr>
          <w:color w:val="000000" w:themeColor="text1"/>
        </w:rPr>
        <w:t xml:space="preserve">u 4. </w:t>
      </w:r>
    </w:p>
    <w:tbl>
      <w:tblPr>
        <w:tblW w:w="5000" w:type="pct"/>
        <w:jc w:val="center"/>
        <w:tblLook w:val="04A0" w:firstRow="1" w:lastRow="0" w:firstColumn="1" w:lastColumn="0" w:noHBand="0" w:noVBand="1"/>
      </w:tblPr>
      <w:tblGrid>
        <w:gridCol w:w="2154"/>
        <w:gridCol w:w="1834"/>
        <w:gridCol w:w="1834"/>
        <w:gridCol w:w="1603"/>
        <w:gridCol w:w="1601"/>
      </w:tblGrid>
      <w:tr w:rsidR="00584816" w:rsidRPr="006D272F" w14:paraId="471518EF" w14:textId="77777777" w:rsidTr="00AA4881">
        <w:trPr>
          <w:trHeight w:val="320"/>
          <w:jc w:val="center"/>
        </w:trPr>
        <w:tc>
          <w:tcPr>
            <w:tcW w:w="5000" w:type="pct"/>
            <w:gridSpan w:val="5"/>
            <w:tcBorders>
              <w:top w:val="nil"/>
              <w:left w:val="nil"/>
              <w:bottom w:val="nil"/>
              <w:right w:val="nil"/>
            </w:tcBorders>
            <w:shd w:val="clear" w:color="auto" w:fill="auto"/>
            <w:noWrap/>
            <w:vAlign w:val="center"/>
            <w:hideMark/>
          </w:tcPr>
          <w:p w14:paraId="67ABDB9E" w14:textId="34069C0B" w:rsidR="00584816" w:rsidRPr="006D272F" w:rsidRDefault="00584816" w:rsidP="00D6109F">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4</w:t>
            </w:r>
            <w:r w:rsidR="00AA4881" w:rsidRPr="006D272F">
              <w:rPr>
                <w:rFonts w:eastAsia="Times New Roman"/>
                <w:b/>
                <w:bCs/>
                <w:color w:val="000000"/>
                <w:lang w:eastAsia="en-GB"/>
              </w:rPr>
              <w:t>.</w:t>
            </w:r>
          </w:p>
        </w:tc>
      </w:tr>
      <w:tr w:rsidR="00584816" w:rsidRPr="006D272F" w14:paraId="0137EFD6" w14:textId="77777777" w:rsidTr="00AA4881">
        <w:trPr>
          <w:trHeight w:val="340"/>
          <w:jc w:val="center"/>
        </w:trPr>
        <w:tc>
          <w:tcPr>
            <w:tcW w:w="5000" w:type="pct"/>
            <w:gridSpan w:val="5"/>
            <w:tcBorders>
              <w:top w:val="nil"/>
              <w:left w:val="nil"/>
              <w:bottom w:val="single" w:sz="8" w:space="0" w:color="auto"/>
              <w:right w:val="nil"/>
            </w:tcBorders>
            <w:shd w:val="clear" w:color="auto" w:fill="auto"/>
            <w:noWrap/>
            <w:vAlign w:val="center"/>
            <w:hideMark/>
          </w:tcPr>
          <w:p w14:paraId="0F6A6F2E" w14:textId="634D974A" w:rsidR="00584816" w:rsidRPr="006D272F" w:rsidRDefault="00584816" w:rsidP="00D6109F">
            <w:pPr>
              <w:spacing w:before="60" w:after="60" w:line="360" w:lineRule="auto"/>
              <w:ind w:firstLine="0"/>
              <w:rPr>
                <w:rFonts w:eastAsia="Times New Roman"/>
                <w:i/>
                <w:iCs/>
                <w:color w:val="000000"/>
                <w:lang w:eastAsia="en-GB"/>
              </w:rPr>
            </w:pPr>
            <w:r w:rsidRPr="006D272F">
              <w:rPr>
                <w:rFonts w:eastAsia="Times New Roman"/>
                <w:i/>
                <w:iCs/>
                <w:color w:val="000000"/>
                <w:lang w:eastAsia="en-GB"/>
              </w:rPr>
              <w:t xml:space="preserve">Eiginleikar prófhluta </w:t>
            </w:r>
            <w:r w:rsidR="003F6EB0" w:rsidRPr="006D272F">
              <w:rPr>
                <w:rFonts w:eastAsia="Times New Roman"/>
                <w:i/>
                <w:iCs/>
                <w:color w:val="000000"/>
                <w:lang w:eastAsia="en-GB"/>
              </w:rPr>
              <w:t>A</w:t>
            </w:r>
            <w:r w:rsidRPr="006D272F">
              <w:rPr>
                <w:rFonts w:eastAsia="Times New Roman"/>
                <w:i/>
                <w:iCs/>
                <w:color w:val="000000"/>
                <w:lang w:eastAsia="en-GB"/>
              </w:rPr>
              <w:t>.</w:t>
            </w:r>
          </w:p>
        </w:tc>
      </w:tr>
      <w:tr w:rsidR="00584816" w:rsidRPr="006D272F" w14:paraId="394795FA"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59F89A17" w14:textId="77777777" w:rsidR="00584816" w:rsidRPr="006D272F" w:rsidRDefault="00584816" w:rsidP="00AA4881">
            <w:pPr>
              <w:spacing w:before="60" w:after="60" w:line="360" w:lineRule="auto"/>
              <w:ind w:firstLine="0"/>
              <w:rPr>
                <w:rFonts w:eastAsia="Times New Roman"/>
                <w:color w:val="000000"/>
                <w:lang w:eastAsia="en-GB"/>
              </w:rPr>
            </w:pPr>
          </w:p>
        </w:tc>
        <w:tc>
          <w:tcPr>
            <w:tcW w:w="2031" w:type="pct"/>
            <w:gridSpan w:val="2"/>
            <w:tcBorders>
              <w:top w:val="single" w:sz="8" w:space="0" w:color="auto"/>
              <w:left w:val="nil"/>
              <w:bottom w:val="single" w:sz="8" w:space="0" w:color="auto"/>
              <w:right w:val="nil"/>
            </w:tcBorders>
            <w:shd w:val="clear" w:color="auto" w:fill="auto"/>
            <w:noWrap/>
            <w:vAlign w:val="center"/>
            <w:hideMark/>
          </w:tcPr>
          <w:p w14:paraId="313C4AC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776" w:type="pct"/>
            <w:gridSpan w:val="2"/>
            <w:tcBorders>
              <w:top w:val="single" w:sz="8" w:space="0" w:color="auto"/>
              <w:left w:val="nil"/>
              <w:bottom w:val="single" w:sz="8" w:space="0" w:color="auto"/>
              <w:right w:val="nil"/>
            </w:tcBorders>
            <w:shd w:val="clear" w:color="auto" w:fill="auto"/>
            <w:noWrap/>
            <w:vAlign w:val="center"/>
            <w:hideMark/>
          </w:tcPr>
          <w:p w14:paraId="710DCB92"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584816" w:rsidRPr="006D272F" w14:paraId="3F3508B7" w14:textId="77777777" w:rsidTr="00AA4881">
        <w:trPr>
          <w:trHeight w:val="340"/>
          <w:jc w:val="center"/>
        </w:trPr>
        <w:tc>
          <w:tcPr>
            <w:tcW w:w="1193" w:type="pct"/>
            <w:tcBorders>
              <w:top w:val="nil"/>
              <w:left w:val="nil"/>
              <w:bottom w:val="single" w:sz="8" w:space="0" w:color="auto"/>
              <w:right w:val="nil"/>
            </w:tcBorders>
            <w:shd w:val="clear" w:color="auto" w:fill="auto"/>
            <w:noWrap/>
            <w:vAlign w:val="center"/>
            <w:hideMark/>
          </w:tcPr>
          <w:p w14:paraId="0A516E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016" w:type="pct"/>
            <w:tcBorders>
              <w:top w:val="nil"/>
              <w:left w:val="nil"/>
              <w:bottom w:val="single" w:sz="8" w:space="0" w:color="auto"/>
              <w:right w:val="nil"/>
            </w:tcBorders>
            <w:shd w:val="clear" w:color="auto" w:fill="auto"/>
            <w:noWrap/>
            <w:vAlign w:val="center"/>
            <w:hideMark/>
          </w:tcPr>
          <w:p w14:paraId="70F8384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1016" w:type="pct"/>
            <w:tcBorders>
              <w:top w:val="nil"/>
              <w:left w:val="nil"/>
              <w:bottom w:val="single" w:sz="8" w:space="0" w:color="auto"/>
              <w:right w:val="nil"/>
            </w:tcBorders>
            <w:shd w:val="clear" w:color="auto" w:fill="auto"/>
            <w:noWrap/>
            <w:vAlign w:val="center"/>
            <w:hideMark/>
          </w:tcPr>
          <w:p w14:paraId="7D93B4C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h2</w:t>
            </w:r>
          </w:p>
        </w:tc>
        <w:tc>
          <w:tcPr>
            <w:tcW w:w="888" w:type="pct"/>
            <w:tcBorders>
              <w:top w:val="nil"/>
              <w:left w:val="nil"/>
              <w:bottom w:val="single" w:sz="8" w:space="0" w:color="auto"/>
              <w:right w:val="nil"/>
            </w:tcBorders>
            <w:shd w:val="clear" w:color="auto" w:fill="auto"/>
            <w:noWrap/>
            <w:vAlign w:val="center"/>
            <w:hideMark/>
          </w:tcPr>
          <w:p w14:paraId="268C723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888" w:type="pct"/>
            <w:tcBorders>
              <w:top w:val="nil"/>
              <w:left w:val="nil"/>
              <w:bottom w:val="single" w:sz="8" w:space="0" w:color="auto"/>
              <w:right w:val="nil"/>
            </w:tcBorders>
            <w:shd w:val="clear" w:color="auto" w:fill="auto"/>
            <w:noWrap/>
            <w:vAlign w:val="center"/>
            <w:hideMark/>
          </w:tcPr>
          <w:p w14:paraId="750796E7"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h2</w:t>
            </w:r>
          </w:p>
        </w:tc>
      </w:tr>
      <w:tr w:rsidR="00584816" w:rsidRPr="006D272F" w14:paraId="4F912FA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09C24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sp_a01</w:t>
            </w:r>
          </w:p>
        </w:tc>
        <w:tc>
          <w:tcPr>
            <w:tcW w:w="1016" w:type="pct"/>
            <w:tcBorders>
              <w:top w:val="nil"/>
              <w:left w:val="nil"/>
              <w:bottom w:val="nil"/>
              <w:right w:val="nil"/>
            </w:tcBorders>
            <w:shd w:val="clear" w:color="auto" w:fill="auto"/>
            <w:noWrap/>
            <w:vAlign w:val="center"/>
            <w:hideMark/>
          </w:tcPr>
          <w:p w14:paraId="312E62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0,512</w:t>
            </w:r>
          </w:p>
        </w:tc>
        <w:tc>
          <w:tcPr>
            <w:tcW w:w="1016" w:type="pct"/>
            <w:tcBorders>
              <w:top w:val="nil"/>
              <w:left w:val="nil"/>
              <w:bottom w:val="nil"/>
              <w:right w:val="nil"/>
            </w:tcBorders>
            <w:shd w:val="clear" w:color="auto" w:fill="auto"/>
            <w:noWrap/>
            <w:vAlign w:val="center"/>
            <w:hideMark/>
          </w:tcPr>
          <w:p w14:paraId="5B86DBD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888" w:type="pct"/>
            <w:tcBorders>
              <w:top w:val="nil"/>
              <w:left w:val="nil"/>
              <w:bottom w:val="nil"/>
              <w:right w:val="nil"/>
            </w:tcBorders>
            <w:shd w:val="clear" w:color="auto" w:fill="auto"/>
            <w:noWrap/>
            <w:vAlign w:val="center"/>
            <w:hideMark/>
          </w:tcPr>
          <w:p w14:paraId="5FAC982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0,577</w:t>
            </w:r>
          </w:p>
        </w:tc>
        <w:tc>
          <w:tcPr>
            <w:tcW w:w="888" w:type="pct"/>
            <w:tcBorders>
              <w:top w:val="nil"/>
              <w:left w:val="nil"/>
              <w:bottom w:val="nil"/>
              <w:right w:val="nil"/>
            </w:tcBorders>
            <w:shd w:val="clear" w:color="auto" w:fill="auto"/>
            <w:noWrap/>
            <w:vAlign w:val="center"/>
            <w:hideMark/>
          </w:tcPr>
          <w:p w14:paraId="7B56E4B7"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0,333</w:t>
            </w:r>
          </w:p>
        </w:tc>
      </w:tr>
      <w:tr w:rsidR="00584816" w:rsidRPr="006D272F" w14:paraId="4F5E701C"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0FDEC89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sp_a02</w:t>
            </w:r>
          </w:p>
        </w:tc>
        <w:tc>
          <w:tcPr>
            <w:tcW w:w="1016" w:type="pct"/>
            <w:tcBorders>
              <w:top w:val="nil"/>
              <w:left w:val="nil"/>
              <w:bottom w:val="nil"/>
              <w:right w:val="nil"/>
            </w:tcBorders>
            <w:shd w:val="clear" w:color="auto" w:fill="auto"/>
            <w:noWrap/>
            <w:vAlign w:val="center"/>
            <w:hideMark/>
          </w:tcPr>
          <w:p w14:paraId="70C2A41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0,391</w:t>
            </w:r>
          </w:p>
        </w:tc>
        <w:tc>
          <w:tcPr>
            <w:tcW w:w="1016" w:type="pct"/>
            <w:tcBorders>
              <w:top w:val="nil"/>
              <w:left w:val="nil"/>
              <w:bottom w:val="nil"/>
              <w:right w:val="nil"/>
            </w:tcBorders>
            <w:shd w:val="clear" w:color="auto" w:fill="auto"/>
            <w:noWrap/>
            <w:vAlign w:val="center"/>
            <w:hideMark/>
          </w:tcPr>
          <w:p w14:paraId="761E18F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0,153</w:t>
            </w:r>
          </w:p>
        </w:tc>
        <w:tc>
          <w:tcPr>
            <w:tcW w:w="888" w:type="pct"/>
            <w:tcBorders>
              <w:top w:val="nil"/>
              <w:left w:val="nil"/>
              <w:bottom w:val="nil"/>
              <w:right w:val="nil"/>
            </w:tcBorders>
            <w:shd w:val="clear" w:color="auto" w:fill="auto"/>
            <w:noWrap/>
            <w:vAlign w:val="center"/>
            <w:hideMark/>
          </w:tcPr>
          <w:p w14:paraId="7BB18DE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0,485</w:t>
            </w:r>
          </w:p>
        </w:tc>
        <w:tc>
          <w:tcPr>
            <w:tcW w:w="888" w:type="pct"/>
            <w:tcBorders>
              <w:top w:val="nil"/>
              <w:left w:val="nil"/>
              <w:bottom w:val="nil"/>
              <w:right w:val="nil"/>
            </w:tcBorders>
            <w:shd w:val="clear" w:color="auto" w:fill="auto"/>
            <w:noWrap/>
            <w:vAlign w:val="center"/>
            <w:hideMark/>
          </w:tcPr>
          <w:p w14:paraId="659CE733"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0,236</w:t>
            </w:r>
          </w:p>
        </w:tc>
      </w:tr>
      <w:tr w:rsidR="00584816" w:rsidRPr="006D272F" w14:paraId="10159088"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74FFC12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sp_a03</w:t>
            </w:r>
          </w:p>
        </w:tc>
        <w:tc>
          <w:tcPr>
            <w:tcW w:w="1016" w:type="pct"/>
            <w:tcBorders>
              <w:top w:val="nil"/>
              <w:left w:val="nil"/>
              <w:bottom w:val="nil"/>
              <w:right w:val="nil"/>
            </w:tcBorders>
            <w:shd w:val="clear" w:color="auto" w:fill="auto"/>
            <w:noWrap/>
            <w:vAlign w:val="center"/>
            <w:hideMark/>
          </w:tcPr>
          <w:p w14:paraId="12A2E7D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0,213</w:t>
            </w:r>
          </w:p>
        </w:tc>
        <w:tc>
          <w:tcPr>
            <w:tcW w:w="1016" w:type="pct"/>
            <w:tcBorders>
              <w:top w:val="nil"/>
              <w:left w:val="nil"/>
              <w:bottom w:val="nil"/>
              <w:right w:val="nil"/>
            </w:tcBorders>
            <w:shd w:val="clear" w:color="auto" w:fill="auto"/>
            <w:noWrap/>
            <w:vAlign w:val="center"/>
            <w:hideMark/>
          </w:tcPr>
          <w:p w14:paraId="0EA4ECC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0,045</w:t>
            </w:r>
          </w:p>
        </w:tc>
        <w:tc>
          <w:tcPr>
            <w:tcW w:w="888" w:type="pct"/>
            <w:tcBorders>
              <w:top w:val="nil"/>
              <w:left w:val="nil"/>
              <w:bottom w:val="nil"/>
              <w:right w:val="nil"/>
            </w:tcBorders>
            <w:shd w:val="clear" w:color="auto" w:fill="auto"/>
            <w:noWrap/>
            <w:vAlign w:val="center"/>
            <w:hideMark/>
          </w:tcPr>
          <w:p w14:paraId="681BBD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0,348</w:t>
            </w:r>
          </w:p>
        </w:tc>
        <w:tc>
          <w:tcPr>
            <w:tcW w:w="888" w:type="pct"/>
            <w:tcBorders>
              <w:top w:val="nil"/>
              <w:left w:val="nil"/>
              <w:bottom w:val="nil"/>
              <w:right w:val="nil"/>
            </w:tcBorders>
            <w:shd w:val="clear" w:color="auto" w:fill="auto"/>
            <w:noWrap/>
            <w:vAlign w:val="center"/>
            <w:hideMark/>
          </w:tcPr>
          <w:p w14:paraId="0B427880"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0,121</w:t>
            </w:r>
          </w:p>
        </w:tc>
      </w:tr>
      <w:tr w:rsidR="00584816" w:rsidRPr="006D272F" w14:paraId="7F4F0026"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265676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sp_a04</w:t>
            </w:r>
          </w:p>
        </w:tc>
        <w:tc>
          <w:tcPr>
            <w:tcW w:w="1016" w:type="pct"/>
            <w:tcBorders>
              <w:top w:val="nil"/>
              <w:left w:val="nil"/>
              <w:bottom w:val="nil"/>
              <w:right w:val="nil"/>
            </w:tcBorders>
            <w:shd w:val="clear" w:color="auto" w:fill="auto"/>
            <w:noWrap/>
            <w:vAlign w:val="center"/>
            <w:hideMark/>
          </w:tcPr>
          <w:p w14:paraId="5E0F65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0,307</w:t>
            </w:r>
          </w:p>
        </w:tc>
        <w:tc>
          <w:tcPr>
            <w:tcW w:w="1016" w:type="pct"/>
            <w:tcBorders>
              <w:top w:val="nil"/>
              <w:left w:val="nil"/>
              <w:bottom w:val="nil"/>
              <w:right w:val="nil"/>
            </w:tcBorders>
            <w:shd w:val="clear" w:color="auto" w:fill="auto"/>
            <w:noWrap/>
            <w:vAlign w:val="center"/>
            <w:hideMark/>
          </w:tcPr>
          <w:p w14:paraId="0FAC3A8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0,094</w:t>
            </w:r>
          </w:p>
        </w:tc>
        <w:tc>
          <w:tcPr>
            <w:tcW w:w="888" w:type="pct"/>
            <w:tcBorders>
              <w:top w:val="nil"/>
              <w:left w:val="nil"/>
              <w:bottom w:val="nil"/>
              <w:right w:val="nil"/>
            </w:tcBorders>
            <w:shd w:val="clear" w:color="auto" w:fill="auto"/>
            <w:noWrap/>
            <w:vAlign w:val="center"/>
            <w:hideMark/>
          </w:tcPr>
          <w:p w14:paraId="5D4DB3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0,400</w:t>
            </w:r>
          </w:p>
        </w:tc>
        <w:tc>
          <w:tcPr>
            <w:tcW w:w="888" w:type="pct"/>
            <w:tcBorders>
              <w:top w:val="nil"/>
              <w:left w:val="nil"/>
              <w:bottom w:val="nil"/>
              <w:right w:val="nil"/>
            </w:tcBorders>
            <w:shd w:val="clear" w:color="auto" w:fill="auto"/>
            <w:noWrap/>
            <w:vAlign w:val="center"/>
            <w:hideMark/>
          </w:tcPr>
          <w:p w14:paraId="08FA244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0,160</w:t>
            </w:r>
          </w:p>
        </w:tc>
      </w:tr>
      <w:tr w:rsidR="00584816" w:rsidRPr="006D272F" w14:paraId="612CDC42"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4C5A6C5"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sp_a05</w:t>
            </w:r>
          </w:p>
        </w:tc>
        <w:tc>
          <w:tcPr>
            <w:tcW w:w="1016" w:type="pct"/>
            <w:tcBorders>
              <w:top w:val="nil"/>
              <w:left w:val="nil"/>
              <w:bottom w:val="nil"/>
              <w:right w:val="nil"/>
            </w:tcBorders>
            <w:shd w:val="clear" w:color="auto" w:fill="auto"/>
            <w:noWrap/>
            <w:vAlign w:val="center"/>
            <w:hideMark/>
          </w:tcPr>
          <w:p w14:paraId="7D9B9BD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0,263</w:t>
            </w:r>
          </w:p>
        </w:tc>
        <w:tc>
          <w:tcPr>
            <w:tcW w:w="1016" w:type="pct"/>
            <w:tcBorders>
              <w:top w:val="nil"/>
              <w:left w:val="nil"/>
              <w:bottom w:val="nil"/>
              <w:right w:val="nil"/>
            </w:tcBorders>
            <w:shd w:val="clear" w:color="auto" w:fill="auto"/>
            <w:noWrap/>
            <w:vAlign w:val="center"/>
            <w:hideMark/>
          </w:tcPr>
          <w:p w14:paraId="55B79EB7"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0,069</w:t>
            </w:r>
          </w:p>
        </w:tc>
        <w:tc>
          <w:tcPr>
            <w:tcW w:w="888" w:type="pct"/>
            <w:tcBorders>
              <w:top w:val="nil"/>
              <w:left w:val="nil"/>
              <w:bottom w:val="nil"/>
              <w:right w:val="nil"/>
            </w:tcBorders>
            <w:shd w:val="clear" w:color="auto" w:fill="auto"/>
            <w:noWrap/>
            <w:vAlign w:val="center"/>
            <w:hideMark/>
          </w:tcPr>
          <w:p w14:paraId="0050B11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0,193</w:t>
            </w:r>
          </w:p>
        </w:tc>
        <w:tc>
          <w:tcPr>
            <w:tcW w:w="888" w:type="pct"/>
            <w:tcBorders>
              <w:top w:val="nil"/>
              <w:left w:val="nil"/>
              <w:bottom w:val="nil"/>
              <w:right w:val="nil"/>
            </w:tcBorders>
            <w:shd w:val="clear" w:color="auto" w:fill="auto"/>
            <w:noWrap/>
            <w:vAlign w:val="center"/>
            <w:hideMark/>
          </w:tcPr>
          <w:p w14:paraId="32A78F2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0,037</w:t>
            </w:r>
          </w:p>
        </w:tc>
      </w:tr>
      <w:tr w:rsidR="00584816" w:rsidRPr="006D272F" w14:paraId="6C99F51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110AC49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sp_a06</w:t>
            </w:r>
          </w:p>
        </w:tc>
        <w:tc>
          <w:tcPr>
            <w:tcW w:w="1016" w:type="pct"/>
            <w:tcBorders>
              <w:top w:val="nil"/>
              <w:left w:val="nil"/>
              <w:bottom w:val="nil"/>
              <w:right w:val="nil"/>
            </w:tcBorders>
            <w:shd w:val="clear" w:color="auto" w:fill="auto"/>
            <w:noWrap/>
            <w:vAlign w:val="center"/>
            <w:hideMark/>
          </w:tcPr>
          <w:p w14:paraId="6523BA6D"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c>
          <w:tcPr>
            <w:tcW w:w="1016" w:type="pct"/>
            <w:tcBorders>
              <w:top w:val="nil"/>
              <w:left w:val="nil"/>
              <w:bottom w:val="nil"/>
              <w:right w:val="nil"/>
            </w:tcBorders>
            <w:shd w:val="clear" w:color="auto" w:fill="auto"/>
            <w:noWrap/>
            <w:vAlign w:val="center"/>
            <w:hideMark/>
          </w:tcPr>
          <w:p w14:paraId="26B3D9F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0,100</w:t>
            </w:r>
          </w:p>
        </w:tc>
        <w:tc>
          <w:tcPr>
            <w:tcW w:w="888" w:type="pct"/>
            <w:tcBorders>
              <w:top w:val="nil"/>
              <w:left w:val="nil"/>
              <w:bottom w:val="nil"/>
              <w:right w:val="nil"/>
            </w:tcBorders>
            <w:shd w:val="clear" w:color="auto" w:fill="auto"/>
            <w:noWrap/>
            <w:vAlign w:val="center"/>
            <w:hideMark/>
          </w:tcPr>
          <w:p w14:paraId="5CBCAD11"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0,448</w:t>
            </w:r>
          </w:p>
        </w:tc>
        <w:tc>
          <w:tcPr>
            <w:tcW w:w="888" w:type="pct"/>
            <w:tcBorders>
              <w:top w:val="nil"/>
              <w:left w:val="nil"/>
              <w:bottom w:val="nil"/>
              <w:right w:val="nil"/>
            </w:tcBorders>
            <w:shd w:val="clear" w:color="auto" w:fill="auto"/>
            <w:noWrap/>
            <w:vAlign w:val="center"/>
            <w:hideMark/>
          </w:tcPr>
          <w:p w14:paraId="4D48600F"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0,200</w:t>
            </w:r>
          </w:p>
        </w:tc>
      </w:tr>
      <w:tr w:rsidR="00584816" w:rsidRPr="006D272F" w14:paraId="7D95066E"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95C64C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sp_a07</w:t>
            </w:r>
          </w:p>
        </w:tc>
        <w:tc>
          <w:tcPr>
            <w:tcW w:w="1016" w:type="pct"/>
            <w:tcBorders>
              <w:top w:val="nil"/>
              <w:left w:val="nil"/>
              <w:bottom w:val="nil"/>
              <w:right w:val="nil"/>
            </w:tcBorders>
            <w:shd w:val="clear" w:color="auto" w:fill="auto"/>
            <w:noWrap/>
            <w:vAlign w:val="center"/>
            <w:hideMark/>
          </w:tcPr>
          <w:p w14:paraId="1893C040"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1016" w:type="pct"/>
            <w:tcBorders>
              <w:top w:val="nil"/>
              <w:left w:val="nil"/>
              <w:bottom w:val="nil"/>
              <w:right w:val="nil"/>
            </w:tcBorders>
            <w:shd w:val="clear" w:color="auto" w:fill="auto"/>
            <w:noWrap/>
            <w:vAlign w:val="center"/>
            <w:hideMark/>
          </w:tcPr>
          <w:p w14:paraId="77431E6E"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888" w:type="pct"/>
            <w:tcBorders>
              <w:top w:val="nil"/>
              <w:left w:val="nil"/>
              <w:bottom w:val="nil"/>
              <w:right w:val="nil"/>
            </w:tcBorders>
            <w:shd w:val="clear" w:color="auto" w:fill="auto"/>
            <w:noWrap/>
            <w:vAlign w:val="center"/>
            <w:hideMark/>
          </w:tcPr>
          <w:p w14:paraId="64F3513A"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0,959</w:t>
            </w:r>
          </w:p>
        </w:tc>
        <w:tc>
          <w:tcPr>
            <w:tcW w:w="888" w:type="pct"/>
            <w:tcBorders>
              <w:top w:val="nil"/>
              <w:left w:val="nil"/>
              <w:bottom w:val="nil"/>
              <w:right w:val="nil"/>
            </w:tcBorders>
            <w:shd w:val="clear" w:color="auto" w:fill="auto"/>
            <w:noWrap/>
            <w:vAlign w:val="center"/>
            <w:hideMark/>
          </w:tcPr>
          <w:p w14:paraId="6580143B"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0,920</w:t>
            </w:r>
          </w:p>
        </w:tc>
      </w:tr>
      <w:tr w:rsidR="00584816" w:rsidRPr="006D272F" w14:paraId="28C36A9B"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5924927C"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sp_a08</w:t>
            </w:r>
          </w:p>
        </w:tc>
        <w:tc>
          <w:tcPr>
            <w:tcW w:w="1016" w:type="pct"/>
            <w:tcBorders>
              <w:top w:val="nil"/>
              <w:left w:val="nil"/>
              <w:bottom w:val="nil"/>
              <w:right w:val="nil"/>
            </w:tcBorders>
            <w:shd w:val="clear" w:color="auto" w:fill="auto"/>
            <w:noWrap/>
            <w:vAlign w:val="center"/>
            <w:hideMark/>
          </w:tcPr>
          <w:p w14:paraId="6B1487D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0,976</w:t>
            </w:r>
          </w:p>
        </w:tc>
        <w:tc>
          <w:tcPr>
            <w:tcW w:w="1016" w:type="pct"/>
            <w:tcBorders>
              <w:top w:val="nil"/>
              <w:left w:val="nil"/>
              <w:bottom w:val="nil"/>
              <w:right w:val="nil"/>
            </w:tcBorders>
            <w:shd w:val="clear" w:color="auto" w:fill="auto"/>
            <w:noWrap/>
            <w:vAlign w:val="center"/>
            <w:hideMark/>
          </w:tcPr>
          <w:p w14:paraId="0DAD544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0,953</w:t>
            </w:r>
          </w:p>
        </w:tc>
        <w:tc>
          <w:tcPr>
            <w:tcW w:w="888" w:type="pct"/>
            <w:tcBorders>
              <w:top w:val="nil"/>
              <w:left w:val="nil"/>
              <w:bottom w:val="nil"/>
              <w:right w:val="nil"/>
            </w:tcBorders>
            <w:shd w:val="clear" w:color="auto" w:fill="auto"/>
            <w:noWrap/>
            <w:vAlign w:val="center"/>
            <w:hideMark/>
          </w:tcPr>
          <w:p w14:paraId="4D86C86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0,960</w:t>
            </w:r>
          </w:p>
        </w:tc>
        <w:tc>
          <w:tcPr>
            <w:tcW w:w="888" w:type="pct"/>
            <w:tcBorders>
              <w:top w:val="nil"/>
              <w:left w:val="nil"/>
              <w:bottom w:val="nil"/>
              <w:right w:val="nil"/>
            </w:tcBorders>
            <w:shd w:val="clear" w:color="auto" w:fill="auto"/>
            <w:noWrap/>
            <w:vAlign w:val="center"/>
            <w:hideMark/>
          </w:tcPr>
          <w:p w14:paraId="46C25854"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0,922</w:t>
            </w:r>
          </w:p>
        </w:tc>
      </w:tr>
      <w:tr w:rsidR="00584816" w:rsidRPr="006D272F" w14:paraId="16B9BDB7" w14:textId="77777777" w:rsidTr="00AA4881">
        <w:trPr>
          <w:trHeight w:val="320"/>
          <w:jc w:val="center"/>
        </w:trPr>
        <w:tc>
          <w:tcPr>
            <w:tcW w:w="1193" w:type="pct"/>
            <w:tcBorders>
              <w:top w:val="nil"/>
              <w:left w:val="nil"/>
              <w:bottom w:val="nil"/>
              <w:right w:val="nil"/>
            </w:tcBorders>
            <w:shd w:val="clear" w:color="auto" w:fill="auto"/>
            <w:noWrap/>
            <w:vAlign w:val="center"/>
            <w:hideMark/>
          </w:tcPr>
          <w:p w14:paraId="6BDD78D9"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sp_a09</w:t>
            </w:r>
          </w:p>
        </w:tc>
        <w:tc>
          <w:tcPr>
            <w:tcW w:w="1016" w:type="pct"/>
            <w:tcBorders>
              <w:top w:val="nil"/>
              <w:left w:val="nil"/>
              <w:bottom w:val="nil"/>
              <w:right w:val="nil"/>
            </w:tcBorders>
            <w:shd w:val="clear" w:color="auto" w:fill="auto"/>
            <w:noWrap/>
            <w:vAlign w:val="center"/>
            <w:hideMark/>
          </w:tcPr>
          <w:p w14:paraId="2A72140B"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0,647</w:t>
            </w:r>
          </w:p>
        </w:tc>
        <w:tc>
          <w:tcPr>
            <w:tcW w:w="1016" w:type="pct"/>
            <w:tcBorders>
              <w:top w:val="nil"/>
              <w:left w:val="nil"/>
              <w:bottom w:val="nil"/>
              <w:right w:val="nil"/>
            </w:tcBorders>
            <w:shd w:val="clear" w:color="auto" w:fill="auto"/>
            <w:noWrap/>
            <w:vAlign w:val="center"/>
            <w:hideMark/>
          </w:tcPr>
          <w:p w14:paraId="7577C388"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0,419</w:t>
            </w:r>
          </w:p>
        </w:tc>
        <w:tc>
          <w:tcPr>
            <w:tcW w:w="888" w:type="pct"/>
            <w:tcBorders>
              <w:top w:val="nil"/>
              <w:left w:val="nil"/>
              <w:bottom w:val="nil"/>
              <w:right w:val="nil"/>
            </w:tcBorders>
            <w:shd w:val="clear" w:color="auto" w:fill="auto"/>
            <w:noWrap/>
            <w:vAlign w:val="center"/>
            <w:hideMark/>
          </w:tcPr>
          <w:p w14:paraId="0E953AEF"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0,738</w:t>
            </w:r>
          </w:p>
        </w:tc>
        <w:tc>
          <w:tcPr>
            <w:tcW w:w="888" w:type="pct"/>
            <w:tcBorders>
              <w:top w:val="nil"/>
              <w:left w:val="nil"/>
              <w:bottom w:val="nil"/>
              <w:right w:val="nil"/>
            </w:tcBorders>
            <w:shd w:val="clear" w:color="auto" w:fill="auto"/>
            <w:noWrap/>
            <w:vAlign w:val="center"/>
            <w:hideMark/>
          </w:tcPr>
          <w:p w14:paraId="0E02A67D" w14:textId="77777777" w:rsidR="00584816" w:rsidRPr="006D272F" w:rsidRDefault="00584816" w:rsidP="00AA4881">
            <w:pPr>
              <w:spacing w:line="360" w:lineRule="auto"/>
              <w:ind w:firstLine="0"/>
              <w:jc w:val="center"/>
              <w:rPr>
                <w:rFonts w:eastAsia="Times New Roman"/>
                <w:color w:val="000000"/>
                <w:lang w:eastAsia="en-GB"/>
              </w:rPr>
            </w:pPr>
            <w:r w:rsidRPr="006D272F">
              <w:rPr>
                <w:rFonts w:eastAsia="Times New Roman"/>
                <w:color w:val="000000"/>
                <w:lang w:eastAsia="en-GB"/>
              </w:rPr>
              <w:t>0,544</w:t>
            </w:r>
          </w:p>
        </w:tc>
      </w:tr>
      <w:tr w:rsidR="00584816" w:rsidRPr="006D272F" w14:paraId="1D422C1D" w14:textId="77777777" w:rsidTr="00AA4881">
        <w:trPr>
          <w:trHeight w:val="340"/>
          <w:jc w:val="center"/>
        </w:trPr>
        <w:tc>
          <w:tcPr>
            <w:tcW w:w="1193" w:type="pct"/>
            <w:tcBorders>
              <w:top w:val="nil"/>
              <w:left w:val="nil"/>
              <w:bottom w:val="nil"/>
              <w:right w:val="nil"/>
            </w:tcBorders>
            <w:shd w:val="clear" w:color="auto" w:fill="auto"/>
            <w:noWrap/>
            <w:vAlign w:val="center"/>
            <w:hideMark/>
          </w:tcPr>
          <w:p w14:paraId="6EAFC0B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sp_a10*</w:t>
            </w:r>
          </w:p>
        </w:tc>
        <w:tc>
          <w:tcPr>
            <w:tcW w:w="1016" w:type="pct"/>
            <w:tcBorders>
              <w:top w:val="nil"/>
              <w:left w:val="nil"/>
              <w:bottom w:val="nil"/>
              <w:right w:val="nil"/>
            </w:tcBorders>
            <w:shd w:val="clear" w:color="auto" w:fill="auto"/>
            <w:noWrap/>
            <w:vAlign w:val="center"/>
            <w:hideMark/>
          </w:tcPr>
          <w:p w14:paraId="6780FEE6"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0,023</w:t>
            </w:r>
          </w:p>
        </w:tc>
        <w:tc>
          <w:tcPr>
            <w:tcW w:w="1016" w:type="pct"/>
            <w:tcBorders>
              <w:top w:val="nil"/>
              <w:left w:val="nil"/>
              <w:bottom w:val="nil"/>
              <w:right w:val="nil"/>
            </w:tcBorders>
            <w:shd w:val="clear" w:color="auto" w:fill="auto"/>
            <w:noWrap/>
            <w:vAlign w:val="center"/>
            <w:hideMark/>
          </w:tcPr>
          <w:p w14:paraId="5ABFB643" w14:textId="77777777" w:rsidR="00584816" w:rsidRPr="006D272F" w:rsidRDefault="00584816" w:rsidP="00AA488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0,001</w:t>
            </w:r>
          </w:p>
        </w:tc>
        <w:tc>
          <w:tcPr>
            <w:tcW w:w="888" w:type="pct"/>
            <w:tcBorders>
              <w:top w:val="nil"/>
              <w:left w:val="nil"/>
              <w:bottom w:val="nil"/>
              <w:right w:val="nil"/>
            </w:tcBorders>
            <w:shd w:val="clear" w:color="auto" w:fill="auto"/>
            <w:noWrap/>
            <w:vAlign w:val="center"/>
            <w:hideMark/>
          </w:tcPr>
          <w:p w14:paraId="07C01A16" w14:textId="77777777" w:rsidR="00584816" w:rsidRPr="006D272F" w:rsidRDefault="00584816" w:rsidP="00AA4881">
            <w:pPr>
              <w:spacing w:before="60" w:after="60" w:line="360" w:lineRule="auto"/>
              <w:ind w:firstLine="0"/>
              <w:jc w:val="center"/>
              <w:rPr>
                <w:rFonts w:eastAsia="Times New Roman"/>
                <w:color w:val="000000"/>
                <w:lang w:eastAsia="en-GB"/>
              </w:rPr>
            </w:pPr>
          </w:p>
        </w:tc>
        <w:tc>
          <w:tcPr>
            <w:tcW w:w="888" w:type="pct"/>
            <w:tcBorders>
              <w:top w:val="nil"/>
              <w:left w:val="nil"/>
              <w:bottom w:val="nil"/>
              <w:right w:val="nil"/>
            </w:tcBorders>
            <w:shd w:val="clear" w:color="auto" w:fill="auto"/>
            <w:noWrap/>
            <w:vAlign w:val="center"/>
            <w:hideMark/>
          </w:tcPr>
          <w:p w14:paraId="6FB56720" w14:textId="77777777" w:rsidR="00584816" w:rsidRPr="006D272F" w:rsidRDefault="00584816" w:rsidP="00AA4881">
            <w:pPr>
              <w:spacing w:line="360" w:lineRule="auto"/>
              <w:ind w:firstLine="0"/>
              <w:rPr>
                <w:rFonts w:eastAsia="Times New Roman"/>
                <w:lang w:eastAsia="en-GB"/>
              </w:rPr>
            </w:pPr>
          </w:p>
        </w:tc>
      </w:tr>
      <w:tr w:rsidR="00584816" w:rsidRPr="006D272F" w14:paraId="2422F6F7" w14:textId="77777777" w:rsidTr="00AA4881">
        <w:trPr>
          <w:trHeight w:val="320"/>
          <w:jc w:val="center"/>
        </w:trPr>
        <w:tc>
          <w:tcPr>
            <w:tcW w:w="5000" w:type="pct"/>
            <w:gridSpan w:val="5"/>
            <w:tcBorders>
              <w:top w:val="single" w:sz="8" w:space="0" w:color="auto"/>
              <w:left w:val="nil"/>
              <w:bottom w:val="nil"/>
              <w:right w:val="nil"/>
            </w:tcBorders>
            <w:shd w:val="clear" w:color="auto" w:fill="auto"/>
            <w:noWrap/>
            <w:vAlign w:val="center"/>
            <w:hideMark/>
          </w:tcPr>
          <w:p w14:paraId="0EA3272F" w14:textId="77777777" w:rsidR="00584816" w:rsidRPr="006D272F" w:rsidRDefault="00584816" w:rsidP="00017B96">
            <w:pPr>
              <w:spacing w:before="60" w:after="24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78B20BF" w14:textId="688AAA4C" w:rsidR="00AA4881" w:rsidRPr="006D272F" w:rsidRDefault="00103868" w:rsidP="00017B96">
      <w:pPr>
        <w:rPr>
          <w:color w:val="000000" w:themeColor="text1"/>
        </w:rPr>
      </w:pPr>
      <w:r w:rsidRPr="006D272F">
        <w:rPr>
          <w:color w:val="000000" w:themeColor="text1"/>
        </w:rPr>
        <w:t xml:space="preserve">Flestar þáttahleðslur og </w:t>
      </w:r>
      <w:r w:rsidR="00584816" w:rsidRPr="006D272F">
        <w:rPr>
          <w:color w:val="000000" w:themeColor="text1"/>
        </w:rPr>
        <w:t xml:space="preserve">skýringarhlutfall einstakra atriða eru </w:t>
      </w:r>
      <w:r w:rsidRPr="006D272F">
        <w:rPr>
          <w:color w:val="000000" w:themeColor="text1"/>
        </w:rPr>
        <w:t>viðunandi.</w:t>
      </w:r>
      <w:r w:rsidR="00A22896" w:rsidRPr="006D272F">
        <w:rPr>
          <w:color w:val="000000" w:themeColor="text1"/>
        </w:rPr>
        <w:t xml:space="preserve"> Þetta bendir til þess að líkanið sé að ná utan um viðhorf </w:t>
      </w:r>
      <w:commentRangeStart w:id="43"/>
      <w:r w:rsidR="00A22896" w:rsidRPr="006D272F">
        <w:rPr>
          <w:color w:val="000000" w:themeColor="text1"/>
        </w:rPr>
        <w:t xml:space="preserve">þátttakenda </w:t>
      </w:r>
      <w:commentRangeEnd w:id="43"/>
      <w:r w:rsidR="008D5F38">
        <w:rPr>
          <w:rStyle w:val="CommentReference"/>
        </w:rPr>
        <w:commentReference w:id="43"/>
      </w:r>
      <w:r w:rsidR="00A22896" w:rsidRPr="006D272F">
        <w:rPr>
          <w:color w:val="000000" w:themeColor="text1"/>
        </w:rPr>
        <w:t>ágætlega. Líkönin útskýra í heild sinni um 30,0% af breytileika leifar (</w:t>
      </w:r>
      <w:r w:rsidR="00A22896" w:rsidRPr="006D272F">
        <w:rPr>
          <w:i/>
          <w:iCs/>
          <w:color w:val="000000" w:themeColor="text1"/>
        </w:rPr>
        <w:t>e. Porportion of variance</w:t>
      </w:r>
      <w:r w:rsidR="00A22896" w:rsidRPr="006D272F">
        <w:rPr>
          <w:color w:val="000000" w:themeColor="text1"/>
        </w:rPr>
        <w:t>) hjá starfsfólki og um 39,6% fyrir forsjáraðila</w:t>
      </w:r>
      <w:ins w:id="44" w:author="Aðalheiður Magnúsdóttir - HI" w:date="2023-03-22T10:07:00Z">
        <w:r w:rsidR="00554D12">
          <w:rPr>
            <w:color w:val="000000" w:themeColor="text1"/>
          </w:rPr>
          <w:t>.</w:t>
        </w:r>
      </w:ins>
      <w:r w:rsidR="00A22896" w:rsidRPr="006D272F">
        <w:rPr>
          <w:color w:val="000000" w:themeColor="text1"/>
        </w:rPr>
        <w:t xml:space="preserve"> </w:t>
      </w:r>
      <w:r w:rsidRPr="006D272F">
        <w:rPr>
          <w:color w:val="000000" w:themeColor="text1"/>
        </w:rPr>
        <w:t xml:space="preserve">Vert er að benda á að </w:t>
      </w:r>
      <w:r w:rsidR="00265486" w:rsidRPr="006D272F">
        <w:rPr>
          <w:color w:val="000000" w:themeColor="text1"/>
        </w:rPr>
        <w:t>prófatriði „</w:t>
      </w:r>
      <w:r w:rsidRPr="006D272F">
        <w:rPr>
          <w:i/>
          <w:iCs/>
          <w:color w:val="000000" w:themeColor="text1"/>
        </w:rPr>
        <w:t>sp_a10</w:t>
      </w:r>
      <w:r w:rsidR="00265486" w:rsidRPr="006D272F">
        <w:rPr>
          <w:color w:val="000000" w:themeColor="text1"/>
        </w:rPr>
        <w:t>“</w:t>
      </w:r>
      <w:r w:rsidRPr="006D272F">
        <w:rPr>
          <w:color w:val="000000" w:themeColor="text1"/>
        </w:rPr>
        <w:t xml:space="preserve"> sem eingöngu var lögð fyrir kennara er með mjög lága þáttahleðslu og nánast ekkert skýringarhlutfall. Þetta bendir til þess </w:t>
      </w:r>
      <w:r w:rsidRPr="006D272F">
        <w:rPr>
          <w:color w:val="000000" w:themeColor="text1"/>
        </w:rPr>
        <w:lastRenderedPageBreak/>
        <w:t xml:space="preserve">að þessi spurning passi ekki í þennan prófhluta og endurspegli ekki það viðhorf sem spurt er um. Þrátt fyrir þessa einu spurningu telst líkanið vera </w:t>
      </w:r>
      <w:r w:rsidR="00A22896" w:rsidRPr="006D272F">
        <w:rPr>
          <w:color w:val="000000" w:themeColor="text1"/>
        </w:rPr>
        <w:t>skýra dreifingu</w:t>
      </w:r>
      <w:r w:rsidRPr="006D272F">
        <w:rPr>
          <w:color w:val="000000" w:themeColor="text1"/>
        </w:rPr>
        <w:t xml:space="preserve"> </w:t>
      </w:r>
      <w:r w:rsidR="00A22896" w:rsidRPr="006D272F">
        <w:rPr>
          <w:color w:val="000000" w:themeColor="text1"/>
        </w:rPr>
        <w:t xml:space="preserve">á viðhorfi </w:t>
      </w:r>
      <w:r w:rsidRPr="006D272F">
        <w:rPr>
          <w:color w:val="000000" w:themeColor="text1"/>
        </w:rPr>
        <w:t>nægjanlega vel</w:t>
      </w:r>
      <w:r w:rsidR="006D4FC7" w:rsidRPr="006D272F">
        <w:rPr>
          <w:color w:val="000000" w:themeColor="text1"/>
        </w:rPr>
        <w:t xml:space="preserve">. </w:t>
      </w:r>
      <w:r w:rsidRPr="006D272F">
        <w:rPr>
          <w:color w:val="000000" w:themeColor="text1"/>
        </w:rPr>
        <w:t xml:space="preserve">Í kjölfarið </w:t>
      </w:r>
      <w:r w:rsidR="008015D2" w:rsidRPr="006D272F">
        <w:rPr>
          <w:color w:val="000000" w:themeColor="text1"/>
        </w:rPr>
        <w:t xml:space="preserve">voru </w:t>
      </w:r>
      <w:r w:rsidRPr="006D272F">
        <w:rPr>
          <w:color w:val="000000" w:themeColor="text1"/>
        </w:rPr>
        <w:t>skoðað</w:t>
      </w:r>
      <w:r w:rsidR="008015D2" w:rsidRPr="006D272F">
        <w:rPr>
          <w:color w:val="000000" w:themeColor="text1"/>
        </w:rPr>
        <w:t>ir</w:t>
      </w:r>
      <w:r w:rsidR="00471881" w:rsidRPr="006D272F">
        <w:rPr>
          <w:color w:val="000000" w:themeColor="text1"/>
        </w:rPr>
        <w:t xml:space="preserve"> aðgreiningarstuðl</w:t>
      </w:r>
      <w:r w:rsidR="008015D2" w:rsidRPr="006D272F">
        <w:rPr>
          <w:color w:val="000000" w:themeColor="text1"/>
        </w:rPr>
        <w:t>ar</w:t>
      </w:r>
      <w:r w:rsidR="00471881" w:rsidRPr="006D272F">
        <w:rPr>
          <w:color w:val="000000" w:themeColor="text1"/>
        </w:rPr>
        <w:t xml:space="preserve"> og þyngdarstuð</w:t>
      </w:r>
      <w:r w:rsidR="008015D2" w:rsidRPr="006D272F">
        <w:rPr>
          <w:color w:val="000000" w:themeColor="text1"/>
        </w:rPr>
        <w:t>lar</w:t>
      </w:r>
      <w:r w:rsidR="00471881" w:rsidRPr="006D272F">
        <w:rPr>
          <w:color w:val="000000" w:themeColor="text1"/>
        </w:rPr>
        <w:t xml:space="preserve"> prófhlutans.</w:t>
      </w:r>
    </w:p>
    <w:tbl>
      <w:tblPr>
        <w:tblW w:w="9376" w:type="dxa"/>
        <w:jc w:val="center"/>
        <w:tblLook w:val="04A0" w:firstRow="1" w:lastRow="0" w:firstColumn="1" w:lastColumn="0" w:noHBand="0" w:noVBand="1"/>
      </w:tblPr>
      <w:tblGrid>
        <w:gridCol w:w="1016"/>
        <w:gridCol w:w="756"/>
        <w:gridCol w:w="956"/>
        <w:gridCol w:w="956"/>
        <w:gridCol w:w="836"/>
        <w:gridCol w:w="876"/>
        <w:gridCol w:w="756"/>
        <w:gridCol w:w="836"/>
        <w:gridCol w:w="836"/>
        <w:gridCol w:w="836"/>
        <w:gridCol w:w="836"/>
      </w:tblGrid>
      <w:tr w:rsidR="00AA4881" w:rsidRPr="006D272F" w14:paraId="7D1A3E76" w14:textId="77777777" w:rsidTr="00425437">
        <w:trPr>
          <w:trHeight w:val="320"/>
          <w:jc w:val="center"/>
        </w:trPr>
        <w:tc>
          <w:tcPr>
            <w:tcW w:w="0" w:type="auto"/>
            <w:gridSpan w:val="11"/>
            <w:tcBorders>
              <w:top w:val="nil"/>
              <w:left w:val="nil"/>
              <w:bottom w:val="nil"/>
              <w:right w:val="nil"/>
            </w:tcBorders>
            <w:shd w:val="clear" w:color="auto" w:fill="auto"/>
            <w:noWrap/>
            <w:vAlign w:val="center"/>
            <w:hideMark/>
          </w:tcPr>
          <w:p w14:paraId="308518EE" w14:textId="41F3673F" w:rsidR="00AA4881" w:rsidRPr="006D272F" w:rsidRDefault="00AA4881" w:rsidP="00D6109F">
            <w:pPr>
              <w:keepNext/>
              <w:keepLines/>
              <w:spacing w:before="60" w:after="60" w:line="360" w:lineRule="auto"/>
              <w:ind w:firstLine="0"/>
              <w:rPr>
                <w:b/>
                <w:bCs/>
                <w:color w:val="000000" w:themeColor="text1"/>
              </w:rPr>
            </w:pPr>
            <w:r w:rsidRPr="006D272F">
              <w:rPr>
                <w:b/>
                <w:bCs/>
                <w:color w:val="000000" w:themeColor="text1"/>
              </w:rPr>
              <w:t>Tafla 5.</w:t>
            </w:r>
          </w:p>
        </w:tc>
      </w:tr>
      <w:tr w:rsidR="00AA4881" w:rsidRPr="006D272F" w14:paraId="5C974BF2" w14:textId="77777777" w:rsidTr="00425437">
        <w:trPr>
          <w:trHeight w:val="320"/>
          <w:jc w:val="center"/>
        </w:trPr>
        <w:tc>
          <w:tcPr>
            <w:tcW w:w="0" w:type="auto"/>
            <w:gridSpan w:val="11"/>
            <w:tcBorders>
              <w:top w:val="nil"/>
              <w:left w:val="nil"/>
              <w:bottom w:val="single" w:sz="4" w:space="0" w:color="auto"/>
              <w:right w:val="nil"/>
            </w:tcBorders>
            <w:shd w:val="clear" w:color="auto" w:fill="auto"/>
            <w:noWrap/>
            <w:vAlign w:val="center"/>
            <w:hideMark/>
          </w:tcPr>
          <w:p w14:paraId="72DB27EB" w14:textId="7E588105" w:rsidR="00AA4881" w:rsidRPr="006D272F" w:rsidRDefault="00AA4881" w:rsidP="00D6109F">
            <w:pPr>
              <w:keepNext/>
              <w:keepLines/>
              <w:spacing w:before="60" w:after="60" w:line="360" w:lineRule="auto"/>
              <w:ind w:firstLine="0"/>
              <w:rPr>
                <w:i/>
                <w:iCs/>
                <w:color w:val="000000" w:themeColor="text1"/>
              </w:rPr>
            </w:pPr>
            <w:r w:rsidRPr="006D272F">
              <w:rPr>
                <w:i/>
                <w:iCs/>
                <w:color w:val="000000" w:themeColor="text1"/>
              </w:rPr>
              <w:t>Aðgreiningarstuðlar og þröskuldar fyrir prófhluta A.</w:t>
            </w:r>
          </w:p>
        </w:tc>
      </w:tr>
      <w:tr w:rsidR="00AA4881" w:rsidRPr="006D272F" w14:paraId="36032C7A" w14:textId="77777777" w:rsidTr="00AA4881">
        <w:trPr>
          <w:trHeight w:val="320"/>
          <w:jc w:val="center"/>
        </w:trPr>
        <w:tc>
          <w:tcPr>
            <w:tcW w:w="0" w:type="auto"/>
            <w:tcBorders>
              <w:top w:val="nil"/>
              <w:left w:val="nil"/>
              <w:bottom w:val="nil"/>
              <w:right w:val="nil"/>
            </w:tcBorders>
            <w:shd w:val="clear" w:color="auto" w:fill="auto"/>
            <w:noWrap/>
            <w:hideMark/>
          </w:tcPr>
          <w:p w14:paraId="33495A3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p>
        </w:tc>
        <w:tc>
          <w:tcPr>
            <w:tcW w:w="0" w:type="auto"/>
            <w:gridSpan w:val="5"/>
            <w:tcBorders>
              <w:top w:val="single" w:sz="4" w:space="0" w:color="auto"/>
              <w:left w:val="nil"/>
              <w:bottom w:val="single" w:sz="4" w:space="0" w:color="auto"/>
              <w:right w:val="nil"/>
            </w:tcBorders>
            <w:shd w:val="clear" w:color="auto" w:fill="auto"/>
            <w:noWrap/>
            <w:hideMark/>
          </w:tcPr>
          <w:p w14:paraId="20166E2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0" w:type="auto"/>
            <w:gridSpan w:val="5"/>
            <w:tcBorders>
              <w:top w:val="single" w:sz="4" w:space="0" w:color="auto"/>
              <w:left w:val="nil"/>
              <w:bottom w:val="single" w:sz="4" w:space="0" w:color="auto"/>
              <w:right w:val="nil"/>
            </w:tcBorders>
            <w:shd w:val="clear" w:color="auto" w:fill="auto"/>
            <w:noWrap/>
            <w:hideMark/>
          </w:tcPr>
          <w:p w14:paraId="178DCD2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A4881" w:rsidRPr="006D272F" w14:paraId="020003F7"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32CE14B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Atriði</w:t>
            </w:r>
          </w:p>
        </w:tc>
        <w:tc>
          <w:tcPr>
            <w:tcW w:w="0" w:type="auto"/>
            <w:tcBorders>
              <w:top w:val="nil"/>
              <w:left w:val="nil"/>
              <w:bottom w:val="single" w:sz="4" w:space="0" w:color="auto"/>
              <w:right w:val="nil"/>
            </w:tcBorders>
            <w:shd w:val="clear" w:color="auto" w:fill="auto"/>
            <w:noWrap/>
            <w:hideMark/>
          </w:tcPr>
          <w:p w14:paraId="26FDACD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6CDD61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956" w:type="dxa"/>
            <w:tcBorders>
              <w:top w:val="nil"/>
              <w:left w:val="nil"/>
              <w:bottom w:val="single" w:sz="4" w:space="0" w:color="auto"/>
              <w:right w:val="nil"/>
            </w:tcBorders>
            <w:shd w:val="clear" w:color="auto" w:fill="auto"/>
            <w:noWrap/>
            <w:hideMark/>
          </w:tcPr>
          <w:p w14:paraId="03FF60D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836" w:type="dxa"/>
            <w:tcBorders>
              <w:top w:val="nil"/>
              <w:left w:val="nil"/>
              <w:bottom w:val="single" w:sz="4" w:space="0" w:color="auto"/>
              <w:right w:val="nil"/>
            </w:tcBorders>
            <w:shd w:val="clear" w:color="auto" w:fill="auto"/>
            <w:noWrap/>
            <w:hideMark/>
          </w:tcPr>
          <w:p w14:paraId="77336CD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0AE2CE7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c>
          <w:tcPr>
            <w:tcW w:w="0" w:type="auto"/>
            <w:tcBorders>
              <w:top w:val="nil"/>
              <w:left w:val="nil"/>
              <w:bottom w:val="single" w:sz="4" w:space="0" w:color="auto"/>
              <w:right w:val="nil"/>
            </w:tcBorders>
            <w:shd w:val="clear" w:color="auto" w:fill="auto"/>
            <w:noWrap/>
            <w:hideMark/>
          </w:tcPr>
          <w:p w14:paraId="3A188AB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a1</w:t>
            </w:r>
          </w:p>
        </w:tc>
        <w:tc>
          <w:tcPr>
            <w:tcW w:w="0" w:type="auto"/>
            <w:tcBorders>
              <w:top w:val="nil"/>
              <w:left w:val="nil"/>
              <w:bottom w:val="single" w:sz="4" w:space="0" w:color="auto"/>
              <w:right w:val="nil"/>
            </w:tcBorders>
            <w:shd w:val="clear" w:color="auto" w:fill="auto"/>
            <w:noWrap/>
            <w:hideMark/>
          </w:tcPr>
          <w:p w14:paraId="5A8E919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d1</w:t>
            </w:r>
          </w:p>
        </w:tc>
        <w:tc>
          <w:tcPr>
            <w:tcW w:w="0" w:type="auto"/>
            <w:tcBorders>
              <w:top w:val="nil"/>
              <w:left w:val="nil"/>
              <w:bottom w:val="single" w:sz="4" w:space="0" w:color="auto"/>
              <w:right w:val="nil"/>
            </w:tcBorders>
            <w:shd w:val="clear" w:color="auto" w:fill="auto"/>
            <w:noWrap/>
            <w:hideMark/>
          </w:tcPr>
          <w:p w14:paraId="2A74BC3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d2</w:t>
            </w:r>
          </w:p>
        </w:tc>
        <w:tc>
          <w:tcPr>
            <w:tcW w:w="0" w:type="auto"/>
            <w:tcBorders>
              <w:top w:val="nil"/>
              <w:left w:val="nil"/>
              <w:bottom w:val="single" w:sz="4" w:space="0" w:color="auto"/>
              <w:right w:val="nil"/>
            </w:tcBorders>
            <w:shd w:val="clear" w:color="auto" w:fill="auto"/>
            <w:noWrap/>
            <w:hideMark/>
          </w:tcPr>
          <w:p w14:paraId="5B64E90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d3</w:t>
            </w:r>
          </w:p>
        </w:tc>
        <w:tc>
          <w:tcPr>
            <w:tcW w:w="0" w:type="auto"/>
            <w:tcBorders>
              <w:top w:val="nil"/>
              <w:left w:val="nil"/>
              <w:bottom w:val="single" w:sz="4" w:space="0" w:color="auto"/>
              <w:right w:val="nil"/>
            </w:tcBorders>
            <w:shd w:val="clear" w:color="auto" w:fill="auto"/>
            <w:noWrap/>
            <w:hideMark/>
          </w:tcPr>
          <w:p w14:paraId="494BF4E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d4</w:t>
            </w:r>
          </w:p>
        </w:tc>
      </w:tr>
      <w:tr w:rsidR="00AA4881" w:rsidRPr="006D272F" w14:paraId="7D67C5D4" w14:textId="77777777" w:rsidTr="00AA4881">
        <w:trPr>
          <w:trHeight w:val="320"/>
          <w:jc w:val="center"/>
        </w:trPr>
        <w:tc>
          <w:tcPr>
            <w:tcW w:w="0" w:type="auto"/>
            <w:tcBorders>
              <w:top w:val="nil"/>
              <w:left w:val="nil"/>
              <w:bottom w:val="nil"/>
              <w:right w:val="nil"/>
            </w:tcBorders>
            <w:shd w:val="clear" w:color="auto" w:fill="auto"/>
            <w:noWrap/>
            <w:hideMark/>
          </w:tcPr>
          <w:p w14:paraId="55A4C25E"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sp_a01</w:t>
            </w:r>
          </w:p>
        </w:tc>
        <w:tc>
          <w:tcPr>
            <w:tcW w:w="0" w:type="auto"/>
            <w:tcBorders>
              <w:top w:val="nil"/>
              <w:left w:val="nil"/>
              <w:bottom w:val="nil"/>
              <w:right w:val="nil"/>
            </w:tcBorders>
            <w:shd w:val="clear" w:color="auto" w:fill="auto"/>
            <w:noWrap/>
            <w:hideMark/>
          </w:tcPr>
          <w:p w14:paraId="2CC16D5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1,016</w:t>
            </w:r>
          </w:p>
        </w:tc>
        <w:tc>
          <w:tcPr>
            <w:tcW w:w="0" w:type="auto"/>
            <w:tcBorders>
              <w:top w:val="nil"/>
              <w:left w:val="nil"/>
              <w:bottom w:val="nil"/>
              <w:right w:val="nil"/>
            </w:tcBorders>
            <w:shd w:val="clear" w:color="auto" w:fill="auto"/>
            <w:noWrap/>
            <w:hideMark/>
          </w:tcPr>
          <w:p w14:paraId="138D51C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-2,034</w:t>
            </w:r>
          </w:p>
        </w:tc>
        <w:tc>
          <w:tcPr>
            <w:tcW w:w="956" w:type="dxa"/>
            <w:tcBorders>
              <w:top w:val="nil"/>
              <w:left w:val="nil"/>
              <w:bottom w:val="nil"/>
              <w:right w:val="nil"/>
            </w:tcBorders>
            <w:shd w:val="clear" w:color="auto" w:fill="auto"/>
            <w:noWrap/>
            <w:hideMark/>
          </w:tcPr>
          <w:p w14:paraId="2F86A2E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836" w:type="dxa"/>
            <w:tcBorders>
              <w:top w:val="nil"/>
              <w:left w:val="nil"/>
              <w:bottom w:val="nil"/>
              <w:right w:val="nil"/>
            </w:tcBorders>
            <w:shd w:val="clear" w:color="auto" w:fill="auto"/>
            <w:noWrap/>
            <w:hideMark/>
          </w:tcPr>
          <w:p w14:paraId="5B240B1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0,914</w:t>
            </w:r>
          </w:p>
        </w:tc>
        <w:tc>
          <w:tcPr>
            <w:tcW w:w="0" w:type="auto"/>
            <w:tcBorders>
              <w:top w:val="nil"/>
              <w:left w:val="nil"/>
              <w:bottom w:val="nil"/>
              <w:right w:val="nil"/>
            </w:tcBorders>
            <w:shd w:val="clear" w:color="auto" w:fill="auto"/>
            <w:noWrap/>
            <w:hideMark/>
          </w:tcPr>
          <w:p w14:paraId="10CAAB1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2,243</w:t>
            </w:r>
          </w:p>
        </w:tc>
        <w:tc>
          <w:tcPr>
            <w:tcW w:w="0" w:type="auto"/>
            <w:tcBorders>
              <w:top w:val="nil"/>
              <w:left w:val="nil"/>
              <w:bottom w:val="nil"/>
              <w:right w:val="nil"/>
            </w:tcBorders>
            <w:shd w:val="clear" w:color="auto" w:fill="auto"/>
            <w:noWrap/>
            <w:hideMark/>
          </w:tcPr>
          <w:p w14:paraId="4A12E9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1,182</w:t>
            </w:r>
          </w:p>
        </w:tc>
        <w:tc>
          <w:tcPr>
            <w:tcW w:w="0" w:type="auto"/>
            <w:tcBorders>
              <w:top w:val="nil"/>
              <w:left w:val="nil"/>
              <w:bottom w:val="nil"/>
              <w:right w:val="nil"/>
            </w:tcBorders>
            <w:shd w:val="clear" w:color="auto" w:fill="auto"/>
            <w:noWrap/>
            <w:hideMark/>
          </w:tcPr>
          <w:p w14:paraId="528CF5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-2,607</w:t>
            </w:r>
          </w:p>
        </w:tc>
        <w:tc>
          <w:tcPr>
            <w:tcW w:w="0" w:type="auto"/>
            <w:tcBorders>
              <w:top w:val="nil"/>
              <w:left w:val="nil"/>
              <w:bottom w:val="nil"/>
              <w:right w:val="nil"/>
            </w:tcBorders>
            <w:shd w:val="clear" w:color="auto" w:fill="auto"/>
            <w:noWrap/>
            <w:hideMark/>
          </w:tcPr>
          <w:p w14:paraId="04A6C71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-1,046</w:t>
            </w:r>
          </w:p>
        </w:tc>
        <w:tc>
          <w:tcPr>
            <w:tcW w:w="0" w:type="auto"/>
            <w:tcBorders>
              <w:top w:val="nil"/>
              <w:left w:val="nil"/>
              <w:bottom w:val="nil"/>
              <w:right w:val="nil"/>
            </w:tcBorders>
            <w:shd w:val="clear" w:color="auto" w:fill="auto"/>
            <w:noWrap/>
            <w:hideMark/>
          </w:tcPr>
          <w:p w14:paraId="0D31A8D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w:t>
            </w:r>
          </w:p>
        </w:tc>
        <w:tc>
          <w:tcPr>
            <w:tcW w:w="0" w:type="auto"/>
            <w:tcBorders>
              <w:top w:val="nil"/>
              <w:left w:val="nil"/>
              <w:bottom w:val="nil"/>
              <w:right w:val="nil"/>
            </w:tcBorders>
            <w:shd w:val="clear" w:color="auto" w:fill="auto"/>
            <w:noWrap/>
            <w:hideMark/>
          </w:tcPr>
          <w:p w14:paraId="4526D2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1,382</w:t>
            </w:r>
          </w:p>
        </w:tc>
      </w:tr>
      <w:tr w:rsidR="00AA4881" w:rsidRPr="006D272F" w14:paraId="2FC8F524" w14:textId="77777777" w:rsidTr="00AA4881">
        <w:trPr>
          <w:trHeight w:val="320"/>
          <w:jc w:val="center"/>
        </w:trPr>
        <w:tc>
          <w:tcPr>
            <w:tcW w:w="0" w:type="auto"/>
            <w:tcBorders>
              <w:top w:val="nil"/>
              <w:left w:val="nil"/>
              <w:bottom w:val="nil"/>
              <w:right w:val="nil"/>
            </w:tcBorders>
            <w:shd w:val="clear" w:color="auto" w:fill="auto"/>
            <w:noWrap/>
            <w:hideMark/>
          </w:tcPr>
          <w:p w14:paraId="111D641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sp_a02</w:t>
            </w:r>
          </w:p>
        </w:tc>
        <w:tc>
          <w:tcPr>
            <w:tcW w:w="0" w:type="auto"/>
            <w:tcBorders>
              <w:top w:val="nil"/>
              <w:left w:val="nil"/>
              <w:bottom w:val="nil"/>
              <w:right w:val="nil"/>
            </w:tcBorders>
            <w:shd w:val="clear" w:color="auto" w:fill="auto"/>
            <w:noWrap/>
            <w:hideMark/>
          </w:tcPr>
          <w:p w14:paraId="2F953C1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0,723</w:t>
            </w:r>
          </w:p>
        </w:tc>
        <w:tc>
          <w:tcPr>
            <w:tcW w:w="0" w:type="auto"/>
            <w:tcBorders>
              <w:top w:val="nil"/>
              <w:left w:val="nil"/>
              <w:bottom w:val="nil"/>
              <w:right w:val="nil"/>
            </w:tcBorders>
            <w:shd w:val="clear" w:color="auto" w:fill="auto"/>
            <w:noWrap/>
            <w:hideMark/>
          </w:tcPr>
          <w:p w14:paraId="0B2F1C9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-2,082</w:t>
            </w:r>
          </w:p>
        </w:tc>
        <w:tc>
          <w:tcPr>
            <w:tcW w:w="956" w:type="dxa"/>
            <w:tcBorders>
              <w:top w:val="nil"/>
              <w:left w:val="nil"/>
              <w:bottom w:val="nil"/>
              <w:right w:val="nil"/>
            </w:tcBorders>
            <w:shd w:val="clear" w:color="auto" w:fill="auto"/>
            <w:noWrap/>
            <w:hideMark/>
          </w:tcPr>
          <w:p w14:paraId="2969A03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-0,343</w:t>
            </w:r>
          </w:p>
        </w:tc>
        <w:tc>
          <w:tcPr>
            <w:tcW w:w="836" w:type="dxa"/>
            <w:tcBorders>
              <w:top w:val="nil"/>
              <w:left w:val="nil"/>
              <w:bottom w:val="nil"/>
              <w:right w:val="nil"/>
            </w:tcBorders>
            <w:shd w:val="clear" w:color="auto" w:fill="auto"/>
            <w:noWrap/>
            <w:hideMark/>
          </w:tcPr>
          <w:p w14:paraId="5433DD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1,179</w:t>
            </w:r>
          </w:p>
        </w:tc>
        <w:tc>
          <w:tcPr>
            <w:tcW w:w="0" w:type="auto"/>
            <w:tcBorders>
              <w:top w:val="nil"/>
              <w:left w:val="nil"/>
              <w:bottom w:val="nil"/>
              <w:right w:val="nil"/>
            </w:tcBorders>
            <w:shd w:val="clear" w:color="auto" w:fill="auto"/>
            <w:noWrap/>
            <w:hideMark/>
          </w:tcPr>
          <w:p w14:paraId="64CC408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3,578</w:t>
            </w:r>
          </w:p>
        </w:tc>
        <w:tc>
          <w:tcPr>
            <w:tcW w:w="0" w:type="auto"/>
            <w:tcBorders>
              <w:top w:val="nil"/>
              <w:left w:val="nil"/>
              <w:bottom w:val="nil"/>
              <w:right w:val="nil"/>
            </w:tcBorders>
            <w:shd w:val="clear" w:color="auto" w:fill="auto"/>
            <w:noWrap/>
            <w:hideMark/>
          </w:tcPr>
          <w:p w14:paraId="0AD4D04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0,962</w:t>
            </w:r>
          </w:p>
        </w:tc>
        <w:tc>
          <w:tcPr>
            <w:tcW w:w="0" w:type="auto"/>
            <w:tcBorders>
              <w:top w:val="nil"/>
              <w:left w:val="nil"/>
              <w:bottom w:val="nil"/>
              <w:right w:val="nil"/>
            </w:tcBorders>
            <w:shd w:val="clear" w:color="auto" w:fill="auto"/>
            <w:noWrap/>
            <w:hideMark/>
          </w:tcPr>
          <w:p w14:paraId="21477E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-2,555</w:t>
            </w:r>
          </w:p>
        </w:tc>
        <w:tc>
          <w:tcPr>
            <w:tcW w:w="0" w:type="auto"/>
            <w:tcBorders>
              <w:top w:val="nil"/>
              <w:left w:val="nil"/>
              <w:bottom w:val="nil"/>
              <w:right w:val="nil"/>
            </w:tcBorders>
            <w:shd w:val="clear" w:color="auto" w:fill="auto"/>
            <w:noWrap/>
            <w:hideMark/>
          </w:tcPr>
          <w:p w14:paraId="4ED74E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-0,871</w:t>
            </w:r>
          </w:p>
        </w:tc>
        <w:tc>
          <w:tcPr>
            <w:tcW w:w="0" w:type="auto"/>
            <w:tcBorders>
              <w:top w:val="nil"/>
              <w:left w:val="nil"/>
              <w:bottom w:val="nil"/>
              <w:right w:val="nil"/>
            </w:tcBorders>
            <w:shd w:val="clear" w:color="auto" w:fill="auto"/>
            <w:noWrap/>
            <w:hideMark/>
          </w:tcPr>
          <w:p w14:paraId="34E171F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0,471</w:t>
            </w:r>
          </w:p>
        </w:tc>
        <w:tc>
          <w:tcPr>
            <w:tcW w:w="0" w:type="auto"/>
            <w:tcBorders>
              <w:top w:val="nil"/>
              <w:left w:val="nil"/>
              <w:bottom w:val="nil"/>
              <w:right w:val="nil"/>
            </w:tcBorders>
            <w:shd w:val="clear" w:color="auto" w:fill="auto"/>
            <w:noWrap/>
            <w:hideMark/>
          </w:tcPr>
          <w:p w14:paraId="47DE21F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2,344</w:t>
            </w:r>
          </w:p>
        </w:tc>
      </w:tr>
      <w:tr w:rsidR="00AA4881" w:rsidRPr="006D272F" w14:paraId="1D2EDC32" w14:textId="77777777" w:rsidTr="00AA4881">
        <w:trPr>
          <w:trHeight w:val="320"/>
          <w:jc w:val="center"/>
        </w:trPr>
        <w:tc>
          <w:tcPr>
            <w:tcW w:w="0" w:type="auto"/>
            <w:tcBorders>
              <w:top w:val="nil"/>
              <w:left w:val="nil"/>
              <w:bottom w:val="nil"/>
              <w:right w:val="nil"/>
            </w:tcBorders>
            <w:shd w:val="clear" w:color="auto" w:fill="auto"/>
            <w:noWrap/>
            <w:hideMark/>
          </w:tcPr>
          <w:p w14:paraId="4B7130B5"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sp_a03</w:t>
            </w:r>
          </w:p>
        </w:tc>
        <w:tc>
          <w:tcPr>
            <w:tcW w:w="0" w:type="auto"/>
            <w:tcBorders>
              <w:top w:val="nil"/>
              <w:left w:val="nil"/>
              <w:bottom w:val="nil"/>
              <w:right w:val="nil"/>
            </w:tcBorders>
            <w:shd w:val="clear" w:color="auto" w:fill="auto"/>
            <w:noWrap/>
            <w:hideMark/>
          </w:tcPr>
          <w:p w14:paraId="5066664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0,371</w:t>
            </w:r>
          </w:p>
        </w:tc>
        <w:tc>
          <w:tcPr>
            <w:tcW w:w="0" w:type="auto"/>
            <w:tcBorders>
              <w:top w:val="nil"/>
              <w:left w:val="nil"/>
              <w:bottom w:val="nil"/>
              <w:right w:val="nil"/>
            </w:tcBorders>
            <w:shd w:val="clear" w:color="auto" w:fill="auto"/>
            <w:noWrap/>
            <w:hideMark/>
          </w:tcPr>
          <w:p w14:paraId="036F439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-6,065</w:t>
            </w:r>
          </w:p>
        </w:tc>
        <w:tc>
          <w:tcPr>
            <w:tcW w:w="956" w:type="dxa"/>
            <w:tcBorders>
              <w:top w:val="nil"/>
              <w:left w:val="nil"/>
              <w:bottom w:val="nil"/>
              <w:right w:val="nil"/>
            </w:tcBorders>
            <w:shd w:val="clear" w:color="auto" w:fill="auto"/>
            <w:noWrap/>
            <w:hideMark/>
          </w:tcPr>
          <w:p w14:paraId="5E807A0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-2,586</w:t>
            </w:r>
          </w:p>
        </w:tc>
        <w:tc>
          <w:tcPr>
            <w:tcW w:w="836" w:type="dxa"/>
            <w:tcBorders>
              <w:top w:val="nil"/>
              <w:left w:val="nil"/>
              <w:bottom w:val="nil"/>
              <w:right w:val="nil"/>
            </w:tcBorders>
            <w:shd w:val="clear" w:color="auto" w:fill="auto"/>
            <w:noWrap/>
            <w:hideMark/>
          </w:tcPr>
          <w:p w14:paraId="01D642A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0,609</w:t>
            </w:r>
          </w:p>
        </w:tc>
        <w:tc>
          <w:tcPr>
            <w:tcW w:w="0" w:type="auto"/>
            <w:tcBorders>
              <w:top w:val="nil"/>
              <w:left w:val="nil"/>
              <w:bottom w:val="nil"/>
              <w:right w:val="nil"/>
            </w:tcBorders>
            <w:shd w:val="clear" w:color="auto" w:fill="auto"/>
            <w:noWrap/>
            <w:hideMark/>
          </w:tcPr>
          <w:p w14:paraId="13C7A78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6,76</w:t>
            </w:r>
          </w:p>
        </w:tc>
        <w:tc>
          <w:tcPr>
            <w:tcW w:w="0" w:type="auto"/>
            <w:tcBorders>
              <w:top w:val="nil"/>
              <w:left w:val="nil"/>
              <w:bottom w:val="nil"/>
              <w:right w:val="nil"/>
            </w:tcBorders>
            <w:shd w:val="clear" w:color="auto" w:fill="auto"/>
            <w:noWrap/>
            <w:hideMark/>
          </w:tcPr>
          <w:p w14:paraId="6D73D6D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0,662</w:t>
            </w:r>
          </w:p>
        </w:tc>
        <w:tc>
          <w:tcPr>
            <w:tcW w:w="0" w:type="auto"/>
            <w:tcBorders>
              <w:top w:val="nil"/>
              <w:left w:val="nil"/>
              <w:bottom w:val="nil"/>
              <w:right w:val="nil"/>
            </w:tcBorders>
            <w:shd w:val="clear" w:color="auto" w:fill="auto"/>
            <w:noWrap/>
            <w:hideMark/>
          </w:tcPr>
          <w:p w14:paraId="1005E8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-4,588</w:t>
            </w:r>
          </w:p>
        </w:tc>
        <w:tc>
          <w:tcPr>
            <w:tcW w:w="0" w:type="auto"/>
            <w:tcBorders>
              <w:top w:val="nil"/>
              <w:left w:val="nil"/>
              <w:bottom w:val="nil"/>
              <w:right w:val="nil"/>
            </w:tcBorders>
            <w:shd w:val="clear" w:color="auto" w:fill="auto"/>
            <w:noWrap/>
            <w:hideMark/>
          </w:tcPr>
          <w:p w14:paraId="4DAD7E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-2,049</w:t>
            </w:r>
          </w:p>
        </w:tc>
        <w:tc>
          <w:tcPr>
            <w:tcW w:w="0" w:type="auto"/>
            <w:tcBorders>
              <w:top w:val="nil"/>
              <w:left w:val="nil"/>
              <w:bottom w:val="nil"/>
              <w:right w:val="nil"/>
            </w:tcBorders>
            <w:shd w:val="clear" w:color="auto" w:fill="auto"/>
            <w:noWrap/>
            <w:hideMark/>
          </w:tcPr>
          <w:p w14:paraId="13DCEA5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0,182</w:t>
            </w:r>
          </w:p>
        </w:tc>
        <w:tc>
          <w:tcPr>
            <w:tcW w:w="0" w:type="auto"/>
            <w:tcBorders>
              <w:top w:val="nil"/>
              <w:left w:val="nil"/>
              <w:bottom w:val="nil"/>
              <w:right w:val="nil"/>
            </w:tcBorders>
            <w:shd w:val="clear" w:color="auto" w:fill="auto"/>
            <w:noWrap/>
            <w:hideMark/>
          </w:tcPr>
          <w:p w14:paraId="1D172D3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3,715</w:t>
            </w:r>
          </w:p>
        </w:tc>
      </w:tr>
      <w:tr w:rsidR="00AA4881" w:rsidRPr="006D272F" w14:paraId="40A05CD8" w14:textId="77777777" w:rsidTr="00AA4881">
        <w:trPr>
          <w:trHeight w:val="320"/>
          <w:jc w:val="center"/>
        </w:trPr>
        <w:tc>
          <w:tcPr>
            <w:tcW w:w="0" w:type="auto"/>
            <w:tcBorders>
              <w:top w:val="nil"/>
              <w:left w:val="nil"/>
              <w:bottom w:val="nil"/>
              <w:right w:val="nil"/>
            </w:tcBorders>
            <w:shd w:val="clear" w:color="auto" w:fill="auto"/>
            <w:noWrap/>
            <w:hideMark/>
          </w:tcPr>
          <w:p w14:paraId="29C220A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sp_a04</w:t>
            </w:r>
          </w:p>
        </w:tc>
        <w:tc>
          <w:tcPr>
            <w:tcW w:w="0" w:type="auto"/>
            <w:tcBorders>
              <w:top w:val="nil"/>
              <w:left w:val="nil"/>
              <w:bottom w:val="nil"/>
              <w:right w:val="nil"/>
            </w:tcBorders>
            <w:shd w:val="clear" w:color="auto" w:fill="auto"/>
            <w:noWrap/>
            <w:hideMark/>
          </w:tcPr>
          <w:p w14:paraId="176AE91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0,548</w:t>
            </w:r>
          </w:p>
        </w:tc>
        <w:tc>
          <w:tcPr>
            <w:tcW w:w="0" w:type="auto"/>
            <w:tcBorders>
              <w:top w:val="nil"/>
              <w:left w:val="nil"/>
              <w:bottom w:val="nil"/>
              <w:right w:val="nil"/>
            </w:tcBorders>
            <w:shd w:val="clear" w:color="auto" w:fill="auto"/>
            <w:noWrap/>
            <w:hideMark/>
          </w:tcPr>
          <w:p w14:paraId="7B7C724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-9,656</w:t>
            </w:r>
          </w:p>
        </w:tc>
        <w:tc>
          <w:tcPr>
            <w:tcW w:w="956" w:type="dxa"/>
            <w:tcBorders>
              <w:top w:val="nil"/>
              <w:left w:val="nil"/>
              <w:bottom w:val="nil"/>
              <w:right w:val="nil"/>
            </w:tcBorders>
            <w:shd w:val="clear" w:color="auto" w:fill="auto"/>
            <w:noWrap/>
            <w:hideMark/>
          </w:tcPr>
          <w:p w14:paraId="703877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-6,01</w:t>
            </w:r>
          </w:p>
        </w:tc>
        <w:tc>
          <w:tcPr>
            <w:tcW w:w="836" w:type="dxa"/>
            <w:tcBorders>
              <w:top w:val="nil"/>
              <w:left w:val="nil"/>
              <w:bottom w:val="nil"/>
              <w:right w:val="nil"/>
            </w:tcBorders>
            <w:shd w:val="clear" w:color="auto" w:fill="auto"/>
            <w:noWrap/>
            <w:hideMark/>
          </w:tcPr>
          <w:p w14:paraId="415D245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-4,401</w:t>
            </w:r>
          </w:p>
        </w:tc>
        <w:tc>
          <w:tcPr>
            <w:tcW w:w="0" w:type="auto"/>
            <w:tcBorders>
              <w:top w:val="nil"/>
              <w:left w:val="nil"/>
              <w:bottom w:val="nil"/>
              <w:right w:val="nil"/>
            </w:tcBorders>
            <w:shd w:val="clear" w:color="auto" w:fill="auto"/>
            <w:noWrap/>
            <w:hideMark/>
          </w:tcPr>
          <w:p w14:paraId="2D484A2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0,003</w:t>
            </w:r>
          </w:p>
        </w:tc>
        <w:tc>
          <w:tcPr>
            <w:tcW w:w="0" w:type="auto"/>
            <w:tcBorders>
              <w:top w:val="nil"/>
              <w:left w:val="nil"/>
              <w:bottom w:val="nil"/>
              <w:right w:val="nil"/>
            </w:tcBorders>
            <w:shd w:val="clear" w:color="auto" w:fill="auto"/>
            <w:noWrap/>
            <w:hideMark/>
          </w:tcPr>
          <w:p w14:paraId="495213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0,885</w:t>
            </w:r>
          </w:p>
        </w:tc>
        <w:tc>
          <w:tcPr>
            <w:tcW w:w="0" w:type="auto"/>
            <w:tcBorders>
              <w:top w:val="nil"/>
              <w:left w:val="nil"/>
              <w:bottom w:val="nil"/>
              <w:right w:val="nil"/>
            </w:tcBorders>
            <w:shd w:val="clear" w:color="auto" w:fill="auto"/>
            <w:noWrap/>
            <w:hideMark/>
          </w:tcPr>
          <w:p w14:paraId="6CBBA6A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-5,099</w:t>
            </w:r>
          </w:p>
        </w:tc>
        <w:tc>
          <w:tcPr>
            <w:tcW w:w="0" w:type="auto"/>
            <w:tcBorders>
              <w:top w:val="nil"/>
              <w:left w:val="nil"/>
              <w:bottom w:val="nil"/>
              <w:right w:val="nil"/>
            </w:tcBorders>
            <w:shd w:val="clear" w:color="auto" w:fill="auto"/>
            <w:noWrap/>
            <w:hideMark/>
          </w:tcPr>
          <w:p w14:paraId="75F600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-3,628</w:t>
            </w:r>
          </w:p>
        </w:tc>
        <w:tc>
          <w:tcPr>
            <w:tcW w:w="0" w:type="auto"/>
            <w:tcBorders>
              <w:top w:val="nil"/>
              <w:left w:val="nil"/>
              <w:bottom w:val="nil"/>
              <w:right w:val="nil"/>
            </w:tcBorders>
            <w:shd w:val="clear" w:color="auto" w:fill="auto"/>
            <w:noWrap/>
            <w:hideMark/>
          </w:tcPr>
          <w:p w14:paraId="7984F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-2,557</w:t>
            </w:r>
          </w:p>
        </w:tc>
        <w:tc>
          <w:tcPr>
            <w:tcW w:w="0" w:type="auto"/>
            <w:tcBorders>
              <w:top w:val="nil"/>
              <w:left w:val="nil"/>
              <w:bottom w:val="nil"/>
              <w:right w:val="nil"/>
            </w:tcBorders>
            <w:shd w:val="clear" w:color="auto" w:fill="auto"/>
            <w:noWrap/>
            <w:hideMark/>
          </w:tcPr>
          <w:p w14:paraId="7D304A5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0,426</w:t>
            </w:r>
          </w:p>
        </w:tc>
      </w:tr>
      <w:tr w:rsidR="00AA4881" w:rsidRPr="006D272F" w14:paraId="0B34494F" w14:textId="77777777" w:rsidTr="00AA4881">
        <w:trPr>
          <w:trHeight w:val="320"/>
          <w:jc w:val="center"/>
        </w:trPr>
        <w:tc>
          <w:tcPr>
            <w:tcW w:w="0" w:type="auto"/>
            <w:tcBorders>
              <w:top w:val="nil"/>
              <w:left w:val="nil"/>
              <w:bottom w:val="nil"/>
              <w:right w:val="nil"/>
            </w:tcBorders>
            <w:shd w:val="clear" w:color="auto" w:fill="auto"/>
            <w:noWrap/>
            <w:hideMark/>
          </w:tcPr>
          <w:p w14:paraId="6316ACB3"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sp_a05</w:t>
            </w:r>
          </w:p>
        </w:tc>
        <w:tc>
          <w:tcPr>
            <w:tcW w:w="0" w:type="auto"/>
            <w:tcBorders>
              <w:top w:val="nil"/>
              <w:left w:val="nil"/>
              <w:bottom w:val="nil"/>
              <w:right w:val="nil"/>
            </w:tcBorders>
            <w:shd w:val="clear" w:color="auto" w:fill="auto"/>
            <w:noWrap/>
            <w:hideMark/>
          </w:tcPr>
          <w:p w14:paraId="77EC2DE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0,463</w:t>
            </w:r>
          </w:p>
        </w:tc>
        <w:tc>
          <w:tcPr>
            <w:tcW w:w="0" w:type="auto"/>
            <w:tcBorders>
              <w:top w:val="nil"/>
              <w:left w:val="nil"/>
              <w:bottom w:val="nil"/>
              <w:right w:val="nil"/>
            </w:tcBorders>
            <w:shd w:val="clear" w:color="auto" w:fill="auto"/>
            <w:noWrap/>
            <w:hideMark/>
          </w:tcPr>
          <w:p w14:paraId="3AA935A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-3,671</w:t>
            </w:r>
          </w:p>
        </w:tc>
        <w:tc>
          <w:tcPr>
            <w:tcW w:w="956" w:type="dxa"/>
            <w:tcBorders>
              <w:top w:val="nil"/>
              <w:left w:val="nil"/>
              <w:bottom w:val="nil"/>
              <w:right w:val="nil"/>
            </w:tcBorders>
            <w:shd w:val="clear" w:color="auto" w:fill="auto"/>
            <w:noWrap/>
            <w:hideMark/>
          </w:tcPr>
          <w:p w14:paraId="087C3FE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-1,286</w:t>
            </w:r>
          </w:p>
        </w:tc>
        <w:tc>
          <w:tcPr>
            <w:tcW w:w="836" w:type="dxa"/>
            <w:tcBorders>
              <w:top w:val="nil"/>
              <w:left w:val="nil"/>
              <w:bottom w:val="nil"/>
              <w:right w:val="nil"/>
            </w:tcBorders>
            <w:shd w:val="clear" w:color="auto" w:fill="auto"/>
            <w:noWrap/>
            <w:hideMark/>
          </w:tcPr>
          <w:p w14:paraId="21AD556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1,226</w:t>
            </w:r>
          </w:p>
        </w:tc>
        <w:tc>
          <w:tcPr>
            <w:tcW w:w="0" w:type="auto"/>
            <w:tcBorders>
              <w:top w:val="nil"/>
              <w:left w:val="nil"/>
              <w:bottom w:val="nil"/>
              <w:right w:val="nil"/>
            </w:tcBorders>
            <w:shd w:val="clear" w:color="auto" w:fill="auto"/>
            <w:noWrap/>
            <w:hideMark/>
          </w:tcPr>
          <w:p w14:paraId="11B1C5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4,057</w:t>
            </w:r>
          </w:p>
        </w:tc>
        <w:tc>
          <w:tcPr>
            <w:tcW w:w="0" w:type="auto"/>
            <w:tcBorders>
              <w:top w:val="nil"/>
              <w:left w:val="nil"/>
              <w:bottom w:val="nil"/>
              <w:right w:val="nil"/>
            </w:tcBorders>
            <w:shd w:val="clear" w:color="auto" w:fill="auto"/>
            <w:noWrap/>
            <w:hideMark/>
          </w:tcPr>
          <w:p w14:paraId="6BF4A57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0,319</w:t>
            </w:r>
          </w:p>
        </w:tc>
        <w:tc>
          <w:tcPr>
            <w:tcW w:w="0" w:type="auto"/>
            <w:tcBorders>
              <w:top w:val="nil"/>
              <w:left w:val="nil"/>
              <w:bottom w:val="nil"/>
              <w:right w:val="nil"/>
            </w:tcBorders>
            <w:shd w:val="clear" w:color="auto" w:fill="auto"/>
            <w:noWrap/>
            <w:hideMark/>
          </w:tcPr>
          <w:p w14:paraId="237C87A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-4,793</w:t>
            </w:r>
          </w:p>
        </w:tc>
        <w:tc>
          <w:tcPr>
            <w:tcW w:w="0" w:type="auto"/>
            <w:tcBorders>
              <w:top w:val="nil"/>
              <w:left w:val="nil"/>
              <w:bottom w:val="nil"/>
              <w:right w:val="nil"/>
            </w:tcBorders>
            <w:shd w:val="clear" w:color="auto" w:fill="auto"/>
            <w:noWrap/>
            <w:hideMark/>
          </w:tcPr>
          <w:p w14:paraId="7B6C8E7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-0,517</w:t>
            </w:r>
          </w:p>
        </w:tc>
        <w:tc>
          <w:tcPr>
            <w:tcW w:w="0" w:type="auto"/>
            <w:tcBorders>
              <w:top w:val="nil"/>
              <w:left w:val="nil"/>
              <w:bottom w:val="nil"/>
              <w:right w:val="nil"/>
            </w:tcBorders>
            <w:shd w:val="clear" w:color="auto" w:fill="auto"/>
            <w:noWrap/>
            <w:hideMark/>
          </w:tcPr>
          <w:p w14:paraId="0EA18C8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3,044</w:t>
            </w:r>
          </w:p>
        </w:tc>
        <w:tc>
          <w:tcPr>
            <w:tcW w:w="0" w:type="auto"/>
            <w:tcBorders>
              <w:top w:val="nil"/>
              <w:left w:val="nil"/>
              <w:bottom w:val="nil"/>
              <w:right w:val="nil"/>
            </w:tcBorders>
            <w:shd w:val="clear" w:color="auto" w:fill="auto"/>
            <w:noWrap/>
            <w:hideMark/>
          </w:tcPr>
          <w:p w14:paraId="6698B3B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7,859</w:t>
            </w:r>
          </w:p>
        </w:tc>
      </w:tr>
      <w:tr w:rsidR="00AA4881" w:rsidRPr="006D272F" w14:paraId="7D3C2E91" w14:textId="77777777" w:rsidTr="00AA4881">
        <w:trPr>
          <w:trHeight w:val="320"/>
          <w:jc w:val="center"/>
        </w:trPr>
        <w:tc>
          <w:tcPr>
            <w:tcW w:w="0" w:type="auto"/>
            <w:tcBorders>
              <w:top w:val="nil"/>
              <w:left w:val="nil"/>
              <w:bottom w:val="nil"/>
              <w:right w:val="nil"/>
            </w:tcBorders>
            <w:shd w:val="clear" w:color="auto" w:fill="auto"/>
            <w:noWrap/>
            <w:hideMark/>
          </w:tcPr>
          <w:p w14:paraId="6FED0189"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sp_a06</w:t>
            </w:r>
          </w:p>
        </w:tc>
        <w:tc>
          <w:tcPr>
            <w:tcW w:w="0" w:type="auto"/>
            <w:tcBorders>
              <w:top w:val="nil"/>
              <w:left w:val="nil"/>
              <w:bottom w:val="nil"/>
              <w:right w:val="nil"/>
            </w:tcBorders>
            <w:shd w:val="clear" w:color="auto" w:fill="auto"/>
            <w:noWrap/>
            <w:hideMark/>
          </w:tcPr>
          <w:p w14:paraId="7260DA8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0,568</w:t>
            </w:r>
          </w:p>
        </w:tc>
        <w:tc>
          <w:tcPr>
            <w:tcW w:w="0" w:type="auto"/>
            <w:tcBorders>
              <w:top w:val="nil"/>
              <w:left w:val="nil"/>
              <w:bottom w:val="nil"/>
              <w:right w:val="nil"/>
            </w:tcBorders>
            <w:shd w:val="clear" w:color="auto" w:fill="auto"/>
            <w:noWrap/>
            <w:hideMark/>
          </w:tcPr>
          <w:p w14:paraId="08AD681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-6,992</w:t>
            </w:r>
          </w:p>
        </w:tc>
        <w:tc>
          <w:tcPr>
            <w:tcW w:w="956" w:type="dxa"/>
            <w:tcBorders>
              <w:top w:val="nil"/>
              <w:left w:val="nil"/>
              <w:bottom w:val="nil"/>
              <w:right w:val="nil"/>
            </w:tcBorders>
            <w:shd w:val="clear" w:color="auto" w:fill="auto"/>
            <w:noWrap/>
            <w:hideMark/>
          </w:tcPr>
          <w:p w14:paraId="7F7FAAA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-4,619</w:t>
            </w:r>
          </w:p>
        </w:tc>
        <w:tc>
          <w:tcPr>
            <w:tcW w:w="836" w:type="dxa"/>
            <w:tcBorders>
              <w:top w:val="nil"/>
              <w:left w:val="nil"/>
              <w:bottom w:val="nil"/>
              <w:right w:val="nil"/>
            </w:tcBorders>
            <w:shd w:val="clear" w:color="auto" w:fill="auto"/>
            <w:noWrap/>
            <w:hideMark/>
          </w:tcPr>
          <w:p w14:paraId="5FC2902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-3,075</w:t>
            </w:r>
          </w:p>
        </w:tc>
        <w:tc>
          <w:tcPr>
            <w:tcW w:w="0" w:type="auto"/>
            <w:tcBorders>
              <w:top w:val="nil"/>
              <w:left w:val="nil"/>
              <w:bottom w:val="nil"/>
              <w:right w:val="nil"/>
            </w:tcBorders>
            <w:shd w:val="clear" w:color="auto" w:fill="auto"/>
            <w:noWrap/>
            <w:hideMark/>
          </w:tcPr>
          <w:p w14:paraId="4620E6BC"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0,211</w:t>
            </w:r>
          </w:p>
        </w:tc>
        <w:tc>
          <w:tcPr>
            <w:tcW w:w="0" w:type="auto"/>
            <w:tcBorders>
              <w:top w:val="nil"/>
              <w:left w:val="nil"/>
              <w:bottom w:val="nil"/>
              <w:right w:val="nil"/>
            </w:tcBorders>
            <w:shd w:val="clear" w:color="auto" w:fill="auto"/>
            <w:noWrap/>
            <w:hideMark/>
          </w:tcPr>
          <w:p w14:paraId="7740877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0,917</w:t>
            </w:r>
          </w:p>
        </w:tc>
        <w:tc>
          <w:tcPr>
            <w:tcW w:w="0" w:type="auto"/>
            <w:tcBorders>
              <w:top w:val="nil"/>
              <w:left w:val="nil"/>
              <w:bottom w:val="nil"/>
              <w:right w:val="nil"/>
            </w:tcBorders>
            <w:shd w:val="clear" w:color="auto" w:fill="auto"/>
            <w:noWrap/>
            <w:hideMark/>
          </w:tcPr>
          <w:p w14:paraId="019A0A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-4,252</w:t>
            </w:r>
          </w:p>
        </w:tc>
        <w:tc>
          <w:tcPr>
            <w:tcW w:w="0" w:type="auto"/>
            <w:tcBorders>
              <w:top w:val="nil"/>
              <w:left w:val="nil"/>
              <w:bottom w:val="nil"/>
              <w:right w:val="nil"/>
            </w:tcBorders>
            <w:shd w:val="clear" w:color="auto" w:fill="auto"/>
            <w:noWrap/>
            <w:hideMark/>
          </w:tcPr>
          <w:p w14:paraId="0D87CBE9"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-3,159</w:t>
            </w:r>
          </w:p>
        </w:tc>
        <w:tc>
          <w:tcPr>
            <w:tcW w:w="0" w:type="auto"/>
            <w:tcBorders>
              <w:top w:val="nil"/>
              <w:left w:val="nil"/>
              <w:bottom w:val="nil"/>
              <w:right w:val="nil"/>
            </w:tcBorders>
            <w:shd w:val="clear" w:color="auto" w:fill="auto"/>
            <w:noWrap/>
            <w:hideMark/>
          </w:tcPr>
          <w:p w14:paraId="2DA665E4"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-2,102</w:t>
            </w:r>
          </w:p>
        </w:tc>
        <w:tc>
          <w:tcPr>
            <w:tcW w:w="0" w:type="auto"/>
            <w:tcBorders>
              <w:top w:val="nil"/>
              <w:left w:val="nil"/>
              <w:bottom w:val="nil"/>
              <w:right w:val="nil"/>
            </w:tcBorders>
            <w:shd w:val="clear" w:color="auto" w:fill="auto"/>
            <w:noWrap/>
            <w:hideMark/>
          </w:tcPr>
          <w:p w14:paraId="639F9C4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-0,085</w:t>
            </w:r>
          </w:p>
        </w:tc>
      </w:tr>
      <w:tr w:rsidR="00AA4881" w:rsidRPr="006D272F" w14:paraId="4FD27231" w14:textId="77777777" w:rsidTr="00AA4881">
        <w:trPr>
          <w:trHeight w:val="320"/>
          <w:jc w:val="center"/>
        </w:trPr>
        <w:tc>
          <w:tcPr>
            <w:tcW w:w="0" w:type="auto"/>
            <w:tcBorders>
              <w:top w:val="nil"/>
              <w:left w:val="nil"/>
              <w:bottom w:val="nil"/>
              <w:right w:val="nil"/>
            </w:tcBorders>
            <w:shd w:val="clear" w:color="auto" w:fill="auto"/>
            <w:noWrap/>
            <w:hideMark/>
          </w:tcPr>
          <w:p w14:paraId="08D36B1D"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sp_a07</w:t>
            </w:r>
          </w:p>
        </w:tc>
        <w:tc>
          <w:tcPr>
            <w:tcW w:w="0" w:type="auto"/>
            <w:tcBorders>
              <w:top w:val="nil"/>
              <w:left w:val="nil"/>
              <w:bottom w:val="nil"/>
              <w:right w:val="nil"/>
            </w:tcBorders>
            <w:shd w:val="clear" w:color="auto" w:fill="auto"/>
            <w:noWrap/>
            <w:hideMark/>
          </w:tcPr>
          <w:p w14:paraId="31C0E38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5,35</w:t>
            </w:r>
          </w:p>
        </w:tc>
        <w:tc>
          <w:tcPr>
            <w:tcW w:w="0" w:type="auto"/>
            <w:tcBorders>
              <w:top w:val="nil"/>
              <w:left w:val="nil"/>
              <w:bottom w:val="nil"/>
              <w:right w:val="nil"/>
            </w:tcBorders>
            <w:shd w:val="clear" w:color="auto" w:fill="auto"/>
            <w:noWrap/>
            <w:hideMark/>
          </w:tcPr>
          <w:p w14:paraId="4FE530B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-1,261</w:t>
            </w:r>
          </w:p>
        </w:tc>
        <w:tc>
          <w:tcPr>
            <w:tcW w:w="956" w:type="dxa"/>
            <w:tcBorders>
              <w:top w:val="nil"/>
              <w:left w:val="nil"/>
              <w:bottom w:val="nil"/>
              <w:right w:val="nil"/>
            </w:tcBorders>
            <w:shd w:val="clear" w:color="auto" w:fill="auto"/>
            <w:noWrap/>
            <w:hideMark/>
          </w:tcPr>
          <w:p w14:paraId="2689EC2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-0,693</w:t>
            </w:r>
          </w:p>
        </w:tc>
        <w:tc>
          <w:tcPr>
            <w:tcW w:w="836" w:type="dxa"/>
            <w:tcBorders>
              <w:top w:val="nil"/>
              <w:left w:val="nil"/>
              <w:bottom w:val="nil"/>
              <w:right w:val="nil"/>
            </w:tcBorders>
            <w:shd w:val="clear" w:color="auto" w:fill="auto"/>
            <w:noWrap/>
            <w:hideMark/>
          </w:tcPr>
          <w:p w14:paraId="1435D66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w:t>
            </w:r>
          </w:p>
        </w:tc>
        <w:tc>
          <w:tcPr>
            <w:tcW w:w="0" w:type="auto"/>
            <w:tcBorders>
              <w:top w:val="nil"/>
              <w:left w:val="nil"/>
              <w:bottom w:val="nil"/>
              <w:right w:val="nil"/>
            </w:tcBorders>
            <w:shd w:val="clear" w:color="auto" w:fill="auto"/>
            <w:noWrap/>
            <w:hideMark/>
          </w:tcPr>
          <w:p w14:paraId="706E403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1,126</w:t>
            </w:r>
          </w:p>
        </w:tc>
        <w:tc>
          <w:tcPr>
            <w:tcW w:w="0" w:type="auto"/>
            <w:tcBorders>
              <w:top w:val="nil"/>
              <w:left w:val="nil"/>
              <w:bottom w:val="nil"/>
              <w:right w:val="nil"/>
            </w:tcBorders>
            <w:shd w:val="clear" w:color="auto" w:fill="auto"/>
            <w:noWrap/>
            <w:hideMark/>
          </w:tcPr>
          <w:p w14:paraId="50A39823"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5,594</w:t>
            </w:r>
          </w:p>
        </w:tc>
        <w:tc>
          <w:tcPr>
            <w:tcW w:w="0" w:type="auto"/>
            <w:tcBorders>
              <w:top w:val="nil"/>
              <w:left w:val="nil"/>
              <w:bottom w:val="nil"/>
              <w:right w:val="nil"/>
            </w:tcBorders>
            <w:shd w:val="clear" w:color="auto" w:fill="auto"/>
            <w:noWrap/>
            <w:hideMark/>
          </w:tcPr>
          <w:p w14:paraId="2F105C3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-1,736</w:t>
            </w:r>
          </w:p>
        </w:tc>
        <w:tc>
          <w:tcPr>
            <w:tcW w:w="0" w:type="auto"/>
            <w:tcBorders>
              <w:top w:val="nil"/>
              <w:left w:val="nil"/>
              <w:bottom w:val="nil"/>
              <w:right w:val="nil"/>
            </w:tcBorders>
            <w:shd w:val="clear" w:color="auto" w:fill="auto"/>
            <w:noWrap/>
            <w:hideMark/>
          </w:tcPr>
          <w:p w14:paraId="21AF951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-1,198</w:t>
            </w:r>
          </w:p>
        </w:tc>
        <w:tc>
          <w:tcPr>
            <w:tcW w:w="0" w:type="auto"/>
            <w:tcBorders>
              <w:top w:val="nil"/>
              <w:left w:val="nil"/>
              <w:bottom w:val="nil"/>
              <w:right w:val="nil"/>
            </w:tcBorders>
            <w:shd w:val="clear" w:color="auto" w:fill="auto"/>
            <w:noWrap/>
            <w:hideMark/>
          </w:tcPr>
          <w:p w14:paraId="67F7294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-0,557</w:t>
            </w:r>
          </w:p>
        </w:tc>
        <w:tc>
          <w:tcPr>
            <w:tcW w:w="0" w:type="auto"/>
            <w:tcBorders>
              <w:top w:val="nil"/>
              <w:left w:val="nil"/>
              <w:bottom w:val="nil"/>
              <w:right w:val="nil"/>
            </w:tcBorders>
            <w:shd w:val="clear" w:color="auto" w:fill="auto"/>
            <w:noWrap/>
            <w:hideMark/>
          </w:tcPr>
          <w:p w14:paraId="0FF89E0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0,433</w:t>
            </w:r>
          </w:p>
        </w:tc>
      </w:tr>
      <w:tr w:rsidR="00AA4881" w:rsidRPr="006D272F" w14:paraId="278F61EF" w14:textId="77777777" w:rsidTr="00AA4881">
        <w:trPr>
          <w:trHeight w:val="320"/>
          <w:jc w:val="center"/>
        </w:trPr>
        <w:tc>
          <w:tcPr>
            <w:tcW w:w="0" w:type="auto"/>
            <w:tcBorders>
              <w:top w:val="nil"/>
              <w:left w:val="nil"/>
              <w:bottom w:val="nil"/>
              <w:right w:val="nil"/>
            </w:tcBorders>
            <w:shd w:val="clear" w:color="auto" w:fill="auto"/>
            <w:noWrap/>
            <w:hideMark/>
          </w:tcPr>
          <w:p w14:paraId="577395DF"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sp_a08</w:t>
            </w:r>
          </w:p>
        </w:tc>
        <w:tc>
          <w:tcPr>
            <w:tcW w:w="0" w:type="auto"/>
            <w:tcBorders>
              <w:top w:val="nil"/>
              <w:left w:val="nil"/>
              <w:bottom w:val="nil"/>
              <w:right w:val="nil"/>
            </w:tcBorders>
            <w:shd w:val="clear" w:color="auto" w:fill="auto"/>
            <w:noWrap/>
            <w:hideMark/>
          </w:tcPr>
          <w:p w14:paraId="08495E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7,628</w:t>
            </w:r>
          </w:p>
        </w:tc>
        <w:tc>
          <w:tcPr>
            <w:tcW w:w="0" w:type="auto"/>
            <w:tcBorders>
              <w:top w:val="nil"/>
              <w:left w:val="nil"/>
              <w:bottom w:val="nil"/>
              <w:right w:val="nil"/>
            </w:tcBorders>
            <w:shd w:val="clear" w:color="auto" w:fill="auto"/>
            <w:noWrap/>
            <w:hideMark/>
          </w:tcPr>
          <w:p w14:paraId="01AFFB1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-1,206</w:t>
            </w:r>
          </w:p>
        </w:tc>
        <w:tc>
          <w:tcPr>
            <w:tcW w:w="956" w:type="dxa"/>
            <w:tcBorders>
              <w:top w:val="nil"/>
              <w:left w:val="nil"/>
              <w:bottom w:val="nil"/>
              <w:right w:val="nil"/>
            </w:tcBorders>
            <w:shd w:val="clear" w:color="auto" w:fill="auto"/>
            <w:noWrap/>
            <w:hideMark/>
          </w:tcPr>
          <w:p w14:paraId="573F4630"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-0,699</w:t>
            </w:r>
          </w:p>
        </w:tc>
        <w:tc>
          <w:tcPr>
            <w:tcW w:w="836" w:type="dxa"/>
            <w:tcBorders>
              <w:top w:val="nil"/>
              <w:left w:val="nil"/>
              <w:bottom w:val="nil"/>
              <w:right w:val="nil"/>
            </w:tcBorders>
            <w:shd w:val="clear" w:color="auto" w:fill="auto"/>
            <w:noWrap/>
            <w:hideMark/>
          </w:tcPr>
          <w:p w14:paraId="3174942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-0,015</w:t>
            </w:r>
          </w:p>
        </w:tc>
        <w:tc>
          <w:tcPr>
            <w:tcW w:w="0" w:type="auto"/>
            <w:tcBorders>
              <w:top w:val="nil"/>
              <w:left w:val="nil"/>
              <w:bottom w:val="nil"/>
              <w:right w:val="nil"/>
            </w:tcBorders>
            <w:shd w:val="clear" w:color="auto" w:fill="auto"/>
            <w:noWrap/>
            <w:hideMark/>
          </w:tcPr>
          <w:p w14:paraId="606573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0,985</w:t>
            </w:r>
          </w:p>
        </w:tc>
        <w:tc>
          <w:tcPr>
            <w:tcW w:w="0" w:type="auto"/>
            <w:tcBorders>
              <w:top w:val="nil"/>
              <w:left w:val="nil"/>
              <w:bottom w:val="nil"/>
              <w:right w:val="nil"/>
            </w:tcBorders>
            <w:shd w:val="clear" w:color="auto" w:fill="auto"/>
            <w:noWrap/>
            <w:hideMark/>
          </w:tcPr>
          <w:p w14:paraId="2EFB27A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5,431</w:t>
            </w:r>
          </w:p>
        </w:tc>
        <w:tc>
          <w:tcPr>
            <w:tcW w:w="0" w:type="auto"/>
            <w:tcBorders>
              <w:top w:val="nil"/>
              <w:left w:val="nil"/>
              <w:bottom w:val="nil"/>
              <w:right w:val="nil"/>
            </w:tcBorders>
            <w:shd w:val="clear" w:color="auto" w:fill="auto"/>
            <w:noWrap/>
            <w:hideMark/>
          </w:tcPr>
          <w:p w14:paraId="742D873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-1,741</w:t>
            </w:r>
          </w:p>
        </w:tc>
        <w:tc>
          <w:tcPr>
            <w:tcW w:w="0" w:type="auto"/>
            <w:tcBorders>
              <w:top w:val="nil"/>
              <w:left w:val="nil"/>
              <w:bottom w:val="nil"/>
              <w:right w:val="nil"/>
            </w:tcBorders>
            <w:shd w:val="clear" w:color="auto" w:fill="auto"/>
            <w:noWrap/>
            <w:hideMark/>
          </w:tcPr>
          <w:p w14:paraId="11A9166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-1,216</w:t>
            </w:r>
          </w:p>
        </w:tc>
        <w:tc>
          <w:tcPr>
            <w:tcW w:w="0" w:type="auto"/>
            <w:tcBorders>
              <w:top w:val="nil"/>
              <w:left w:val="nil"/>
              <w:bottom w:val="nil"/>
              <w:right w:val="nil"/>
            </w:tcBorders>
            <w:shd w:val="clear" w:color="auto" w:fill="auto"/>
            <w:noWrap/>
            <w:hideMark/>
          </w:tcPr>
          <w:p w14:paraId="1ECC798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-0,527</w:t>
            </w:r>
          </w:p>
        </w:tc>
        <w:tc>
          <w:tcPr>
            <w:tcW w:w="0" w:type="auto"/>
            <w:tcBorders>
              <w:top w:val="nil"/>
              <w:left w:val="nil"/>
              <w:bottom w:val="nil"/>
              <w:right w:val="nil"/>
            </w:tcBorders>
            <w:shd w:val="clear" w:color="auto" w:fill="auto"/>
            <w:noWrap/>
            <w:hideMark/>
          </w:tcPr>
          <w:p w14:paraId="255E23C7"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0,437</w:t>
            </w:r>
          </w:p>
        </w:tc>
      </w:tr>
      <w:tr w:rsidR="00AA4881" w:rsidRPr="006D272F" w14:paraId="5897AC91" w14:textId="77777777" w:rsidTr="00AA4881">
        <w:trPr>
          <w:trHeight w:val="320"/>
          <w:jc w:val="center"/>
        </w:trPr>
        <w:tc>
          <w:tcPr>
            <w:tcW w:w="0" w:type="auto"/>
            <w:tcBorders>
              <w:top w:val="nil"/>
              <w:left w:val="nil"/>
              <w:bottom w:val="nil"/>
              <w:right w:val="nil"/>
            </w:tcBorders>
            <w:shd w:val="clear" w:color="auto" w:fill="auto"/>
            <w:noWrap/>
            <w:hideMark/>
          </w:tcPr>
          <w:p w14:paraId="42ACE318" w14:textId="77777777"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sp_a09</w:t>
            </w:r>
          </w:p>
        </w:tc>
        <w:tc>
          <w:tcPr>
            <w:tcW w:w="0" w:type="auto"/>
            <w:tcBorders>
              <w:top w:val="nil"/>
              <w:left w:val="nil"/>
              <w:bottom w:val="nil"/>
              <w:right w:val="nil"/>
            </w:tcBorders>
            <w:shd w:val="clear" w:color="auto" w:fill="auto"/>
            <w:noWrap/>
            <w:hideMark/>
          </w:tcPr>
          <w:p w14:paraId="7D90DE5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1,444</w:t>
            </w:r>
          </w:p>
        </w:tc>
        <w:tc>
          <w:tcPr>
            <w:tcW w:w="0" w:type="auto"/>
            <w:tcBorders>
              <w:top w:val="nil"/>
              <w:left w:val="nil"/>
              <w:bottom w:val="nil"/>
              <w:right w:val="nil"/>
            </w:tcBorders>
            <w:shd w:val="clear" w:color="auto" w:fill="auto"/>
            <w:noWrap/>
            <w:hideMark/>
          </w:tcPr>
          <w:p w14:paraId="39ADB805"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-3,195</w:t>
            </w:r>
          </w:p>
        </w:tc>
        <w:tc>
          <w:tcPr>
            <w:tcW w:w="956" w:type="dxa"/>
            <w:tcBorders>
              <w:top w:val="nil"/>
              <w:left w:val="nil"/>
              <w:bottom w:val="nil"/>
              <w:right w:val="nil"/>
            </w:tcBorders>
            <w:shd w:val="clear" w:color="auto" w:fill="auto"/>
            <w:noWrap/>
            <w:hideMark/>
          </w:tcPr>
          <w:p w14:paraId="5879758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-2,513</w:t>
            </w:r>
          </w:p>
        </w:tc>
        <w:tc>
          <w:tcPr>
            <w:tcW w:w="836" w:type="dxa"/>
            <w:tcBorders>
              <w:top w:val="nil"/>
              <w:left w:val="nil"/>
              <w:bottom w:val="nil"/>
              <w:right w:val="nil"/>
            </w:tcBorders>
            <w:shd w:val="clear" w:color="auto" w:fill="auto"/>
            <w:noWrap/>
            <w:hideMark/>
          </w:tcPr>
          <w:p w14:paraId="469F84F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-1,192</w:t>
            </w:r>
          </w:p>
        </w:tc>
        <w:tc>
          <w:tcPr>
            <w:tcW w:w="0" w:type="auto"/>
            <w:tcBorders>
              <w:top w:val="nil"/>
              <w:left w:val="nil"/>
              <w:bottom w:val="nil"/>
              <w:right w:val="nil"/>
            </w:tcBorders>
            <w:shd w:val="clear" w:color="auto" w:fill="auto"/>
            <w:noWrap/>
            <w:hideMark/>
          </w:tcPr>
          <w:p w14:paraId="70BD5418"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0,685</w:t>
            </w:r>
          </w:p>
        </w:tc>
        <w:tc>
          <w:tcPr>
            <w:tcW w:w="0" w:type="auto"/>
            <w:tcBorders>
              <w:top w:val="nil"/>
              <w:left w:val="nil"/>
              <w:bottom w:val="nil"/>
              <w:right w:val="nil"/>
            </w:tcBorders>
            <w:shd w:val="clear" w:color="auto" w:fill="auto"/>
            <w:noWrap/>
            <w:hideMark/>
          </w:tcPr>
          <w:p w14:paraId="2A4FFE6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1,952</w:t>
            </w:r>
          </w:p>
        </w:tc>
        <w:tc>
          <w:tcPr>
            <w:tcW w:w="0" w:type="auto"/>
            <w:tcBorders>
              <w:top w:val="nil"/>
              <w:left w:val="nil"/>
              <w:bottom w:val="nil"/>
              <w:right w:val="nil"/>
            </w:tcBorders>
            <w:shd w:val="clear" w:color="auto" w:fill="auto"/>
            <w:noWrap/>
            <w:hideMark/>
          </w:tcPr>
          <w:p w14:paraId="59E0700A"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-3,302</w:t>
            </w:r>
          </w:p>
        </w:tc>
        <w:tc>
          <w:tcPr>
            <w:tcW w:w="0" w:type="auto"/>
            <w:tcBorders>
              <w:top w:val="nil"/>
              <w:left w:val="nil"/>
              <w:bottom w:val="nil"/>
              <w:right w:val="nil"/>
            </w:tcBorders>
            <w:shd w:val="clear" w:color="auto" w:fill="auto"/>
            <w:noWrap/>
            <w:hideMark/>
          </w:tcPr>
          <w:p w14:paraId="123724AD"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-2,714</w:t>
            </w:r>
          </w:p>
        </w:tc>
        <w:tc>
          <w:tcPr>
            <w:tcW w:w="0" w:type="auto"/>
            <w:tcBorders>
              <w:top w:val="nil"/>
              <w:left w:val="nil"/>
              <w:bottom w:val="nil"/>
              <w:right w:val="nil"/>
            </w:tcBorders>
            <w:shd w:val="clear" w:color="auto" w:fill="auto"/>
            <w:noWrap/>
            <w:hideMark/>
          </w:tcPr>
          <w:p w14:paraId="6886A9AE"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-1,522</w:t>
            </w:r>
          </w:p>
        </w:tc>
        <w:tc>
          <w:tcPr>
            <w:tcW w:w="0" w:type="auto"/>
            <w:tcBorders>
              <w:top w:val="nil"/>
              <w:left w:val="nil"/>
              <w:bottom w:val="nil"/>
              <w:right w:val="nil"/>
            </w:tcBorders>
            <w:shd w:val="clear" w:color="auto" w:fill="auto"/>
            <w:noWrap/>
            <w:hideMark/>
          </w:tcPr>
          <w:p w14:paraId="11287831"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0,206</w:t>
            </w:r>
          </w:p>
        </w:tc>
      </w:tr>
      <w:tr w:rsidR="00AA4881" w:rsidRPr="006D272F" w14:paraId="4A6803E0" w14:textId="77777777" w:rsidTr="00AA4881">
        <w:trPr>
          <w:trHeight w:val="320"/>
          <w:jc w:val="center"/>
        </w:trPr>
        <w:tc>
          <w:tcPr>
            <w:tcW w:w="0" w:type="auto"/>
            <w:tcBorders>
              <w:top w:val="nil"/>
              <w:left w:val="nil"/>
              <w:bottom w:val="single" w:sz="4" w:space="0" w:color="auto"/>
              <w:right w:val="nil"/>
            </w:tcBorders>
            <w:shd w:val="clear" w:color="auto" w:fill="auto"/>
            <w:noWrap/>
            <w:hideMark/>
          </w:tcPr>
          <w:p w14:paraId="4DC41C6E" w14:textId="31CCA0D2"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sp_a10*</w:t>
            </w:r>
          </w:p>
        </w:tc>
        <w:tc>
          <w:tcPr>
            <w:tcW w:w="0" w:type="auto"/>
            <w:tcBorders>
              <w:top w:val="nil"/>
              <w:left w:val="nil"/>
              <w:bottom w:val="nil"/>
              <w:right w:val="nil"/>
            </w:tcBorders>
            <w:shd w:val="clear" w:color="auto" w:fill="auto"/>
            <w:noWrap/>
            <w:hideMark/>
          </w:tcPr>
          <w:p w14:paraId="7783750F"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0,039</w:t>
            </w:r>
          </w:p>
        </w:tc>
        <w:tc>
          <w:tcPr>
            <w:tcW w:w="0" w:type="auto"/>
            <w:tcBorders>
              <w:top w:val="nil"/>
              <w:left w:val="nil"/>
              <w:bottom w:val="nil"/>
              <w:right w:val="nil"/>
            </w:tcBorders>
            <w:shd w:val="clear" w:color="auto" w:fill="auto"/>
            <w:noWrap/>
            <w:hideMark/>
          </w:tcPr>
          <w:p w14:paraId="092EBD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-50,011</w:t>
            </w:r>
          </w:p>
        </w:tc>
        <w:tc>
          <w:tcPr>
            <w:tcW w:w="956" w:type="dxa"/>
            <w:tcBorders>
              <w:top w:val="nil"/>
              <w:left w:val="nil"/>
              <w:bottom w:val="nil"/>
              <w:right w:val="nil"/>
            </w:tcBorders>
            <w:shd w:val="clear" w:color="auto" w:fill="auto"/>
            <w:noWrap/>
            <w:hideMark/>
          </w:tcPr>
          <w:p w14:paraId="611A7E6B"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-14,551</w:t>
            </w:r>
          </w:p>
        </w:tc>
        <w:tc>
          <w:tcPr>
            <w:tcW w:w="836" w:type="dxa"/>
            <w:tcBorders>
              <w:top w:val="nil"/>
              <w:left w:val="nil"/>
              <w:bottom w:val="nil"/>
              <w:right w:val="nil"/>
            </w:tcBorders>
            <w:shd w:val="clear" w:color="auto" w:fill="auto"/>
            <w:noWrap/>
            <w:hideMark/>
          </w:tcPr>
          <w:p w14:paraId="5070AA22"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2,829</w:t>
            </w:r>
          </w:p>
        </w:tc>
        <w:tc>
          <w:tcPr>
            <w:tcW w:w="0" w:type="auto"/>
            <w:tcBorders>
              <w:top w:val="nil"/>
              <w:left w:val="nil"/>
              <w:bottom w:val="nil"/>
              <w:right w:val="nil"/>
            </w:tcBorders>
            <w:shd w:val="clear" w:color="auto" w:fill="auto"/>
            <w:noWrap/>
            <w:hideMark/>
          </w:tcPr>
          <w:p w14:paraId="0D3BBD56" w14:textId="77777777"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r w:rsidRPr="006D272F">
              <w:rPr>
                <w:rFonts w:eastAsia="Times New Roman"/>
                <w:color w:val="000000"/>
                <w:lang w:eastAsia="en-GB"/>
              </w:rPr>
              <w:t>46,555</w:t>
            </w:r>
          </w:p>
        </w:tc>
        <w:tc>
          <w:tcPr>
            <w:tcW w:w="0" w:type="auto"/>
            <w:tcBorders>
              <w:top w:val="nil"/>
              <w:left w:val="nil"/>
              <w:bottom w:val="single" w:sz="4" w:space="0" w:color="auto"/>
              <w:right w:val="nil"/>
            </w:tcBorders>
            <w:shd w:val="clear" w:color="auto" w:fill="auto"/>
            <w:noWrap/>
            <w:hideMark/>
          </w:tcPr>
          <w:p w14:paraId="47DB3DB2" w14:textId="75D7783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40DAAB02" w14:textId="662C9E04"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1FDF414C" w14:textId="58B6E1FC"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52D8C4B8" w14:textId="7B0854EA"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c>
          <w:tcPr>
            <w:tcW w:w="0" w:type="auto"/>
            <w:tcBorders>
              <w:top w:val="nil"/>
              <w:left w:val="nil"/>
              <w:bottom w:val="single" w:sz="4" w:space="0" w:color="auto"/>
              <w:right w:val="nil"/>
            </w:tcBorders>
            <w:shd w:val="clear" w:color="auto" w:fill="auto"/>
            <w:noWrap/>
            <w:hideMark/>
          </w:tcPr>
          <w:p w14:paraId="60FFA4F4" w14:textId="09AE8315" w:rsidR="00AA4881" w:rsidRPr="006D272F" w:rsidRDefault="00AA4881" w:rsidP="00425437">
            <w:pPr>
              <w:keepNext/>
              <w:keepLines/>
              <w:spacing w:beforeLines="60" w:before="144" w:afterLines="60" w:after="144" w:line="360" w:lineRule="auto"/>
              <w:ind w:firstLine="0"/>
              <w:jc w:val="center"/>
              <w:rPr>
                <w:rFonts w:eastAsia="Times New Roman"/>
                <w:color w:val="000000"/>
                <w:lang w:eastAsia="en-GB"/>
              </w:rPr>
            </w:pPr>
          </w:p>
        </w:tc>
      </w:tr>
      <w:tr w:rsidR="00AA4881" w:rsidRPr="006D272F" w14:paraId="50EEF293" w14:textId="77777777" w:rsidTr="00AA4881">
        <w:trPr>
          <w:trHeight w:val="320"/>
          <w:jc w:val="center"/>
        </w:trPr>
        <w:tc>
          <w:tcPr>
            <w:tcW w:w="0" w:type="auto"/>
            <w:gridSpan w:val="11"/>
            <w:tcBorders>
              <w:top w:val="single" w:sz="4" w:space="0" w:color="auto"/>
              <w:left w:val="nil"/>
              <w:bottom w:val="nil"/>
              <w:right w:val="nil"/>
            </w:tcBorders>
            <w:shd w:val="clear" w:color="auto" w:fill="auto"/>
            <w:noWrap/>
            <w:hideMark/>
          </w:tcPr>
          <w:p w14:paraId="13697D0C" w14:textId="3864832F" w:rsidR="00AA4881" w:rsidRPr="006D272F" w:rsidRDefault="00AA4881" w:rsidP="00425437">
            <w:pPr>
              <w:keepNext/>
              <w:keepLines/>
              <w:spacing w:beforeLines="60" w:before="144" w:afterLines="60" w:after="144"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792C2E58" w14:textId="77777777" w:rsidR="00372BB6" w:rsidRPr="006D272F" w:rsidRDefault="00372BB6" w:rsidP="00C53010">
      <w:pPr>
        <w:rPr>
          <w:color w:val="000000" w:themeColor="text1"/>
        </w:rPr>
      </w:pPr>
    </w:p>
    <w:p w14:paraId="755B6D76" w14:textId="20057DA0" w:rsidR="00D434CD" w:rsidRPr="006D272F" w:rsidRDefault="006D4FC7" w:rsidP="00C53010">
      <w:pPr>
        <w:rPr>
          <w:color w:val="000000" w:themeColor="text1"/>
        </w:rPr>
      </w:pPr>
      <w:r w:rsidRPr="006D272F">
        <w:rPr>
          <w:color w:val="000000" w:themeColor="text1"/>
        </w:rPr>
        <w:t xml:space="preserve">Í töflu 5 </w:t>
      </w:r>
      <w:r w:rsidR="008015D2" w:rsidRPr="006D272F">
        <w:rPr>
          <w:color w:val="000000" w:themeColor="text1"/>
        </w:rPr>
        <w:t>m</w:t>
      </w:r>
      <w:r w:rsidRPr="006D272F">
        <w:rPr>
          <w:color w:val="000000" w:themeColor="text1"/>
        </w:rPr>
        <w:t>á sjá aðgreiningarstuðull (a1) og þyngdarstuðla (d1:4).</w:t>
      </w:r>
      <w:r w:rsidR="00C36B52" w:rsidRPr="006D272F">
        <w:rPr>
          <w:color w:val="000000" w:themeColor="text1"/>
        </w:rPr>
        <w:t xml:space="preserve"> </w:t>
      </w:r>
      <w:r w:rsidR="00A33AE6" w:rsidRPr="006D272F">
        <w:rPr>
          <w:color w:val="000000" w:themeColor="text1"/>
        </w:rPr>
        <w:t xml:space="preserve">Þessir stuðlar eru </w:t>
      </w:r>
      <w:r w:rsidR="00F92EA9" w:rsidRPr="006D272F">
        <w:rPr>
          <w:color w:val="000000" w:themeColor="text1"/>
        </w:rPr>
        <w:t xml:space="preserve">vanalega </w:t>
      </w:r>
      <w:r w:rsidR="00A33AE6" w:rsidRPr="006D272F">
        <w:rPr>
          <w:color w:val="000000" w:themeColor="text1"/>
        </w:rPr>
        <w:t xml:space="preserve">notaðir til þess að meta undirliggjandi </w:t>
      </w:r>
      <w:r w:rsidR="00F92EA9" w:rsidRPr="006D272F">
        <w:rPr>
          <w:color w:val="000000" w:themeColor="text1"/>
        </w:rPr>
        <w:t xml:space="preserve">færni </w:t>
      </w:r>
      <w:commentRangeStart w:id="45"/>
      <w:r w:rsidR="00F92EA9" w:rsidRPr="006D272F">
        <w:rPr>
          <w:color w:val="000000" w:themeColor="text1"/>
        </w:rPr>
        <w:t>þátttakanda</w:t>
      </w:r>
      <w:r w:rsidR="00A33AE6" w:rsidRPr="006D272F">
        <w:rPr>
          <w:color w:val="000000" w:themeColor="text1"/>
        </w:rPr>
        <w:t xml:space="preserve"> </w:t>
      </w:r>
      <w:commentRangeEnd w:id="45"/>
      <w:r w:rsidR="008D5F38">
        <w:rPr>
          <w:rStyle w:val="CommentReference"/>
        </w:rPr>
        <w:commentReference w:id="45"/>
      </w:r>
      <w:r w:rsidR="00A33AE6" w:rsidRPr="006D272F">
        <w:rPr>
          <w:color w:val="000000" w:themeColor="text1"/>
        </w:rPr>
        <w:t>með þeta dreifingu</w:t>
      </w:r>
      <w:r w:rsidR="00F92EA9" w:rsidRPr="006D272F">
        <w:rPr>
          <w:color w:val="000000" w:themeColor="text1"/>
        </w:rPr>
        <w:t xml:space="preserve">, hinsvegar er vert að nefna að í þessu tilviki verður undirliggjandi færni túlkuð sem viðhorf </w:t>
      </w:r>
      <w:r w:rsidR="00F92EA9" w:rsidRPr="006D272F">
        <w:rPr>
          <w:color w:val="000000" w:themeColor="text1"/>
        </w:rPr>
        <w:lastRenderedPageBreak/>
        <w:t>gagnvart prófhluta</w:t>
      </w:r>
      <w:r w:rsidR="00A33AE6" w:rsidRPr="006D272F">
        <w:rPr>
          <w:color w:val="000000" w:themeColor="text1"/>
        </w:rPr>
        <w:t xml:space="preserve">. </w:t>
      </w:r>
      <w:r w:rsidR="006613A3" w:rsidRPr="006D272F">
        <w:rPr>
          <w:color w:val="000000" w:themeColor="text1"/>
        </w:rPr>
        <w:t>Aðgreiningarstuð</w:t>
      </w:r>
      <w:r w:rsidR="000C0982" w:rsidRPr="006D272F">
        <w:rPr>
          <w:color w:val="000000" w:themeColor="text1"/>
        </w:rPr>
        <w:t>ull</w:t>
      </w:r>
      <w:r w:rsidR="006613A3" w:rsidRPr="006D272F">
        <w:rPr>
          <w:color w:val="000000" w:themeColor="text1"/>
        </w:rPr>
        <w:t xml:space="preserve"> </w:t>
      </w:r>
      <w:r w:rsidR="00C36B52" w:rsidRPr="006D272F">
        <w:rPr>
          <w:color w:val="000000" w:themeColor="text1"/>
        </w:rPr>
        <w:t>segir okkur hversu vel tiltekið atriði er að ná að greina á milli viðhorfa en Þyngdarstuðlarnir greina á milli hvar í þeta</w:t>
      </w:r>
      <w:r w:rsidR="002D3340" w:rsidRPr="006D272F">
        <w:rPr>
          <w:color w:val="000000" w:themeColor="text1"/>
        </w:rPr>
        <w:t xml:space="preserve"> (</w:t>
      </w:r>
      <w:r w:rsidR="002D3340" w:rsidRPr="006D272F">
        <w:rPr>
          <w:i/>
          <w:iCs/>
          <w:color w:val="000000" w:themeColor="text1"/>
        </w:rPr>
        <w:t>e. Theta</w:t>
      </w:r>
      <w:r w:rsidR="002D3340" w:rsidRPr="006D272F">
        <w:rPr>
          <w:color w:val="000000" w:themeColor="text1"/>
        </w:rPr>
        <w:t>)</w:t>
      </w:r>
      <w:r w:rsidR="00C36B52" w:rsidRPr="006D272F">
        <w:rPr>
          <w:color w:val="000000" w:themeColor="text1"/>
        </w:rPr>
        <w:t xml:space="preserve"> dreifingunni verða hlutskipti milli svarpunkta, t.d., mjög sammála og sammála. Aðgreiningarstuðull </w:t>
      </w:r>
      <w:r w:rsidR="00FE3F1A" w:rsidRPr="006D272F">
        <w:rPr>
          <w:color w:val="000000" w:themeColor="text1"/>
        </w:rPr>
        <w:t>vitnar í hallatölu og er hann almennt talinn</w:t>
      </w:r>
      <w:r w:rsidR="00C36B52" w:rsidRPr="006D272F">
        <w:rPr>
          <w:color w:val="000000" w:themeColor="text1"/>
        </w:rPr>
        <w:t xml:space="preserve"> vera</w:t>
      </w:r>
      <w:r w:rsidR="000C0982" w:rsidRPr="006D272F">
        <w:rPr>
          <w:color w:val="000000" w:themeColor="text1"/>
        </w:rPr>
        <w:t xml:space="preserve"> </w:t>
      </w:r>
      <w:r w:rsidR="00FE3F1A" w:rsidRPr="006D272F">
        <w:rPr>
          <w:color w:val="000000" w:themeColor="text1"/>
        </w:rPr>
        <w:t xml:space="preserve">fremur </w:t>
      </w:r>
      <w:r w:rsidR="00265486" w:rsidRPr="006D272F">
        <w:rPr>
          <w:color w:val="000000" w:themeColor="text1"/>
        </w:rPr>
        <w:t xml:space="preserve">lágur </w:t>
      </w:r>
      <w:r w:rsidR="00EF278E" w:rsidRPr="006D272F">
        <w:rPr>
          <w:color w:val="000000" w:themeColor="text1"/>
        </w:rPr>
        <w:t xml:space="preserve">ef hann er undir </w:t>
      </w:r>
      <w:r w:rsidR="00FE3F1A" w:rsidRPr="006D272F">
        <w:rPr>
          <w:color w:val="000000" w:themeColor="text1"/>
        </w:rPr>
        <w:t xml:space="preserve">,5 til ,7. </w:t>
      </w:r>
      <w:r w:rsidR="004F4F52" w:rsidRPr="006D272F">
        <w:rPr>
          <w:color w:val="000000" w:themeColor="text1"/>
        </w:rPr>
        <w:t>Vert er því að benda á að mörg</w:t>
      </w:r>
      <w:r w:rsidR="00EF278E" w:rsidRPr="006D272F">
        <w:rPr>
          <w:color w:val="000000" w:themeColor="text1"/>
        </w:rPr>
        <w:t xml:space="preserve"> </w:t>
      </w:r>
      <w:r w:rsidR="00FE3F1A" w:rsidRPr="006D272F">
        <w:rPr>
          <w:color w:val="000000" w:themeColor="text1"/>
        </w:rPr>
        <w:t>próf</w:t>
      </w:r>
      <w:r w:rsidR="00EF278E" w:rsidRPr="006D272F">
        <w:rPr>
          <w:color w:val="000000" w:themeColor="text1"/>
        </w:rPr>
        <w:t>atriði</w:t>
      </w:r>
      <w:r w:rsidR="00FE3F1A" w:rsidRPr="006D272F">
        <w:rPr>
          <w:color w:val="000000" w:themeColor="text1"/>
        </w:rPr>
        <w:t xml:space="preserve"> í líkaninu</w:t>
      </w:r>
      <w:r w:rsidR="00EF278E" w:rsidRPr="006D272F">
        <w:rPr>
          <w:color w:val="000000" w:themeColor="text1"/>
        </w:rPr>
        <w:t xml:space="preserve"> eru með aðgreiningarstuðul </w:t>
      </w:r>
      <w:r w:rsidR="00FE3F1A" w:rsidRPr="006D272F">
        <w:rPr>
          <w:color w:val="000000" w:themeColor="text1"/>
        </w:rPr>
        <w:t xml:space="preserve">sem hægt væri að telja vera </w:t>
      </w:r>
    </w:p>
    <w:p w14:paraId="6182B829"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1.  </w:t>
      </w:r>
    </w:p>
    <w:p w14:paraId="77ECC940" w14:textId="3CD9FCF5" w:rsidR="00D434CD" w:rsidRPr="006D272F" w:rsidRDefault="00D434CD" w:rsidP="00D434CD">
      <w:pPr>
        <w:spacing w:line="360" w:lineRule="auto"/>
        <w:ind w:firstLine="0"/>
        <w:rPr>
          <w:b/>
          <w:bCs/>
          <w:i/>
          <w:iCs/>
          <w:color w:val="000000" w:themeColor="text1"/>
        </w:rPr>
      </w:pPr>
      <w:r w:rsidRPr="006D272F">
        <w:rPr>
          <w:i/>
          <w:iCs/>
          <w:noProof/>
          <w:color w:val="000000" w:themeColor="text1"/>
        </w:rPr>
        <w:drawing>
          <wp:anchor distT="0" distB="0" distL="114300" distR="114300" simplePos="0" relativeHeight="251661312" behindDoc="0" locked="0" layoutInCell="1" allowOverlap="1" wp14:anchorId="405080F3" wp14:editId="1D2C3B7D">
            <wp:simplePos x="0" y="0"/>
            <wp:positionH relativeFrom="column">
              <wp:posOffset>-365534</wp:posOffset>
            </wp:positionH>
            <wp:positionV relativeFrom="paragraph">
              <wp:posOffset>314325</wp:posOffset>
            </wp:positionV>
            <wp:extent cx="6552565" cy="6350635"/>
            <wp:effectExtent l="0" t="0" r="635" b="0"/>
            <wp:wrapTopAndBottom/>
            <wp:docPr id="7" name="Picture 7"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52565" cy="635063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allar breytur í prófhluta A – viðhorf starfsfólk skóla.</w:t>
      </w:r>
    </w:p>
    <w:p w14:paraId="3E61F093" w14:textId="6A9B1F15" w:rsidR="00D434CD" w:rsidRPr="006D272F" w:rsidRDefault="00D434CD" w:rsidP="00D434CD">
      <w:pPr>
        <w:ind w:firstLine="0"/>
        <w:rPr>
          <w:color w:val="000000" w:themeColor="text1"/>
        </w:rPr>
      </w:pPr>
    </w:p>
    <w:p w14:paraId="017FFEFD" w14:textId="0825EFE1" w:rsidR="00B80734" w:rsidRPr="006D272F" w:rsidRDefault="00FE3F1A" w:rsidP="00D434CD">
      <w:pPr>
        <w:ind w:firstLine="0"/>
        <w:rPr>
          <w:color w:val="000000" w:themeColor="text1"/>
        </w:rPr>
      </w:pPr>
      <w:r w:rsidRPr="006D272F">
        <w:rPr>
          <w:color w:val="000000" w:themeColor="text1"/>
        </w:rPr>
        <w:lastRenderedPageBreak/>
        <w:t>fremur lágur.</w:t>
      </w:r>
      <w:r w:rsidR="00EF278E" w:rsidRPr="006D272F">
        <w:rPr>
          <w:color w:val="000000" w:themeColor="text1"/>
        </w:rPr>
        <w:t xml:space="preserve"> Þetta </w:t>
      </w:r>
      <w:r w:rsidR="00265486" w:rsidRPr="006D272F">
        <w:rPr>
          <w:color w:val="000000" w:themeColor="text1"/>
        </w:rPr>
        <w:t xml:space="preserve">bendir til þess að prófatriðin eru ekki að ná að greina nægjanlega vel á milli </w:t>
      </w:r>
      <w:r w:rsidRPr="006D272F">
        <w:rPr>
          <w:color w:val="000000" w:themeColor="text1"/>
        </w:rPr>
        <w:t>viðhorfa</w:t>
      </w:r>
      <w:r w:rsidR="00EF278E" w:rsidRPr="006D272F">
        <w:rPr>
          <w:color w:val="000000" w:themeColor="text1"/>
        </w:rPr>
        <w:t>, þ.e.,</w:t>
      </w:r>
      <w:r w:rsidR="002D3340" w:rsidRPr="006D272F">
        <w:rPr>
          <w:color w:val="000000" w:themeColor="text1"/>
        </w:rPr>
        <w:t xml:space="preserve"> á </w:t>
      </w:r>
      <w:r w:rsidR="00EF278E" w:rsidRPr="006D272F">
        <w:rPr>
          <w:color w:val="000000" w:themeColor="text1"/>
        </w:rPr>
        <w:t xml:space="preserve">milli </w:t>
      </w:r>
      <w:r w:rsidR="00265486" w:rsidRPr="006D272F">
        <w:rPr>
          <w:color w:val="000000" w:themeColor="text1"/>
        </w:rPr>
        <w:t>þeirra</w:t>
      </w:r>
      <w:r w:rsidR="000C0982" w:rsidRPr="006D272F">
        <w:rPr>
          <w:color w:val="000000" w:themeColor="text1"/>
        </w:rPr>
        <w:t xml:space="preserve"> </w:t>
      </w:r>
      <w:r w:rsidR="00C36B52" w:rsidRPr="006D272F">
        <w:rPr>
          <w:color w:val="000000" w:themeColor="text1"/>
        </w:rPr>
        <w:t xml:space="preserve">sem eru með tilhneigingu til þess að vera með jákvætt viðhorf </w:t>
      </w:r>
      <w:r w:rsidR="002D3340" w:rsidRPr="006D272F">
        <w:rPr>
          <w:color w:val="000000" w:themeColor="text1"/>
        </w:rPr>
        <w:t>og</w:t>
      </w:r>
      <w:r w:rsidR="00C36B52" w:rsidRPr="006D272F">
        <w:rPr>
          <w:color w:val="000000" w:themeColor="text1"/>
        </w:rPr>
        <w:t xml:space="preserve"> </w:t>
      </w:r>
      <w:r w:rsidR="002D3340" w:rsidRPr="006D272F">
        <w:rPr>
          <w:color w:val="000000" w:themeColor="text1"/>
        </w:rPr>
        <w:t>þeirra</w:t>
      </w:r>
      <w:r w:rsidR="00C36B52" w:rsidRPr="006D272F">
        <w:rPr>
          <w:color w:val="000000" w:themeColor="text1"/>
        </w:rPr>
        <w:t xml:space="preserve"> sem eru með tilhneigingu til að vera með neikvætt viðhorf</w:t>
      </w:r>
      <w:r w:rsidR="00CC499D" w:rsidRPr="006D272F">
        <w:rPr>
          <w:color w:val="000000" w:themeColor="text1"/>
        </w:rPr>
        <w:t xml:space="preserve">, sjá mynd 1. </w:t>
      </w:r>
      <w:r w:rsidR="00EF278E" w:rsidRPr="006D272F">
        <w:rPr>
          <w:color w:val="000000" w:themeColor="text1"/>
        </w:rPr>
        <w:t xml:space="preserve">Þyngdarstuðull segir til um </w:t>
      </w:r>
      <w:r w:rsidR="001640D2" w:rsidRPr="006D272F">
        <w:rPr>
          <w:color w:val="000000" w:themeColor="text1"/>
        </w:rPr>
        <w:t>hlutfall</w:t>
      </w:r>
      <w:r w:rsidR="00CC499D" w:rsidRPr="006D272F">
        <w:rPr>
          <w:color w:val="000000" w:themeColor="text1"/>
        </w:rPr>
        <w:t xml:space="preserve">, þ.e. </w:t>
      </w:r>
      <w:r w:rsidR="00EF278E" w:rsidRPr="006D272F">
        <w:rPr>
          <w:color w:val="000000" w:themeColor="text1"/>
        </w:rPr>
        <w:t xml:space="preserve">hvar </w:t>
      </w:r>
      <w:commentRangeStart w:id="46"/>
      <w:r w:rsidR="00EF278E" w:rsidRPr="006D272F">
        <w:rPr>
          <w:color w:val="000000" w:themeColor="text1"/>
        </w:rPr>
        <w:t>hlutskipti milli hópa</w:t>
      </w:r>
      <w:r w:rsidR="002D3340" w:rsidRPr="006D272F">
        <w:rPr>
          <w:color w:val="000000" w:themeColor="text1"/>
        </w:rPr>
        <w:t xml:space="preserve"> </w:t>
      </w:r>
      <w:commentRangeEnd w:id="46"/>
      <w:r w:rsidR="00554D12">
        <w:rPr>
          <w:rStyle w:val="CommentReference"/>
        </w:rPr>
        <w:commentReference w:id="46"/>
      </w:r>
      <w:r w:rsidR="00FE197E" w:rsidRPr="006D272F">
        <w:rPr>
          <w:color w:val="000000" w:themeColor="text1"/>
        </w:rPr>
        <w:t>í</w:t>
      </w:r>
      <w:r w:rsidR="00EF278E" w:rsidRPr="006D272F">
        <w:rPr>
          <w:color w:val="000000" w:themeColor="text1"/>
        </w:rPr>
        <w:t xml:space="preserve"> þeta dreifingu.</w:t>
      </w:r>
      <w:r w:rsidR="00372BB6" w:rsidRPr="006D272F">
        <w:rPr>
          <w:color w:val="000000" w:themeColor="text1"/>
        </w:rPr>
        <w:t xml:space="preserve"> </w:t>
      </w:r>
      <w:r w:rsidR="008130BC" w:rsidRPr="006D272F">
        <w:rPr>
          <w:color w:val="000000" w:themeColor="text1"/>
        </w:rPr>
        <w:t>Til dæmis þá getum við tekið þyngdarstuðull d1 fyrir sp_a01 sem er -2,034 og flétt honum upp í z-töflu</w:t>
      </w:r>
      <w:r w:rsidR="00281FB3" w:rsidRPr="006D272F">
        <w:rPr>
          <w:color w:val="000000" w:themeColor="text1"/>
        </w:rPr>
        <w:t>. Þá kemur í ljós að það séu aðeins 2% fyrir aftan þann þyngdarstuðull og því aðeins 2% sem hafi neikvæðari viðhorf en þessi punktur</w:t>
      </w:r>
      <w:ins w:id="47" w:author="Aðalheiður Magnúsdóttir - HI" w:date="2023-03-22T10:34:00Z">
        <w:r w:rsidR="005B38D3">
          <w:rPr>
            <w:color w:val="000000" w:themeColor="text1"/>
          </w:rPr>
          <w:t xml:space="preserve"> endurspeglar</w:t>
        </w:r>
      </w:ins>
      <w:r w:rsidR="00281FB3" w:rsidRPr="006D272F">
        <w:rPr>
          <w:color w:val="000000" w:themeColor="text1"/>
        </w:rPr>
        <w:t xml:space="preserve">. </w:t>
      </w:r>
      <w:r w:rsidR="00FE197E" w:rsidRPr="006D272F">
        <w:rPr>
          <w:color w:val="000000" w:themeColor="text1"/>
        </w:rPr>
        <w:t>Ef skoðað er sveigrit (</w:t>
      </w:r>
      <w:r w:rsidR="00FE197E" w:rsidRPr="006D272F">
        <w:rPr>
          <w:i/>
          <w:iCs/>
          <w:color w:val="000000" w:themeColor="text1"/>
        </w:rPr>
        <w:t>e. Curve graph</w:t>
      </w:r>
      <w:r w:rsidR="00DC5534" w:rsidRPr="006D272F">
        <w:rPr>
          <w:i/>
          <w:iCs/>
          <w:color w:val="000000" w:themeColor="text1"/>
        </w:rPr>
        <w:t>s</w:t>
      </w:r>
      <w:r w:rsidR="00FE197E" w:rsidRPr="006D272F">
        <w:rPr>
          <w:color w:val="000000" w:themeColor="text1"/>
        </w:rPr>
        <w:t>)</w:t>
      </w:r>
      <w:r w:rsidR="00C151D9" w:rsidRPr="006D272F">
        <w:rPr>
          <w:color w:val="000000" w:themeColor="text1"/>
        </w:rPr>
        <w:t xml:space="preserve"> fyrir starfsfólk skóla</w:t>
      </w:r>
      <w:r w:rsidR="00FE197E" w:rsidRPr="006D272F">
        <w:rPr>
          <w:color w:val="000000" w:themeColor="text1"/>
        </w:rPr>
        <w:t xml:space="preserve"> </w:t>
      </w:r>
      <w:r w:rsidR="00B80734" w:rsidRPr="006D272F">
        <w:rPr>
          <w:color w:val="000000" w:themeColor="text1"/>
        </w:rPr>
        <w:t>þá sést að aðgreining</w:t>
      </w:r>
      <w:r w:rsidR="00CC499D" w:rsidRPr="006D272F">
        <w:rPr>
          <w:color w:val="000000" w:themeColor="text1"/>
        </w:rPr>
        <w:t xml:space="preserve"> og hlutskipti</w:t>
      </w:r>
      <w:r w:rsidR="00B80734" w:rsidRPr="006D272F">
        <w:rPr>
          <w:color w:val="000000" w:themeColor="text1"/>
        </w:rPr>
        <w:t xml:space="preserve"> milli viðhorfa er ekki nákvæm í </w:t>
      </w:r>
      <w:r w:rsidR="00C151D9" w:rsidRPr="006D272F">
        <w:rPr>
          <w:color w:val="000000" w:themeColor="text1"/>
        </w:rPr>
        <w:t>öllum atriðum nema atriðum „</w:t>
      </w:r>
      <w:r w:rsidR="00C151D9" w:rsidRPr="006D272F">
        <w:rPr>
          <w:i/>
          <w:iCs/>
          <w:color w:val="000000" w:themeColor="text1"/>
        </w:rPr>
        <w:t>sp_a07“</w:t>
      </w:r>
      <w:r w:rsidR="00C151D9" w:rsidRPr="006D272F">
        <w:rPr>
          <w:color w:val="000000" w:themeColor="text1"/>
        </w:rPr>
        <w:t xml:space="preserve"> og „</w:t>
      </w:r>
      <w:r w:rsidR="00C151D9" w:rsidRPr="006D272F">
        <w:rPr>
          <w:i/>
          <w:iCs/>
          <w:color w:val="000000" w:themeColor="text1"/>
        </w:rPr>
        <w:t>sp_a08“</w:t>
      </w:r>
      <w:r w:rsidR="00CC499D" w:rsidRPr="006D272F">
        <w:rPr>
          <w:i/>
          <w:iCs/>
          <w:color w:val="000000" w:themeColor="text1"/>
        </w:rPr>
        <w:t xml:space="preserve">, </w:t>
      </w:r>
      <w:r w:rsidR="00CA6098" w:rsidRPr="006D272F">
        <w:rPr>
          <w:color w:val="000000" w:themeColor="text1"/>
        </w:rPr>
        <w:t>sjá mynd 1</w:t>
      </w:r>
      <w:r w:rsidR="00C151D9" w:rsidRPr="006D272F">
        <w:rPr>
          <w:color w:val="000000" w:themeColor="text1"/>
        </w:rPr>
        <w:t>.</w:t>
      </w:r>
      <w:r w:rsidR="00CC499D" w:rsidRPr="006D272F">
        <w:rPr>
          <w:color w:val="000000" w:themeColor="text1"/>
        </w:rPr>
        <w:t xml:space="preserve"> </w:t>
      </w:r>
    </w:p>
    <w:p w14:paraId="4592FDEE" w14:textId="0DC569A8" w:rsidR="00281FB3" w:rsidRPr="006D272F" w:rsidRDefault="00281FB3" w:rsidP="00281FB3">
      <w:pPr>
        <w:ind w:firstLine="0"/>
        <w:rPr>
          <w:b/>
          <w:bCs/>
          <w:color w:val="000000" w:themeColor="text1"/>
        </w:rPr>
      </w:pPr>
      <w:r w:rsidRPr="006D272F">
        <w:rPr>
          <w:b/>
          <w:bCs/>
          <w:color w:val="000000" w:themeColor="text1"/>
        </w:rPr>
        <w:t xml:space="preserve">Mynd 2. </w:t>
      </w:r>
    </w:p>
    <w:p w14:paraId="57AC2479" w14:textId="69730548" w:rsidR="00281FB3" w:rsidRPr="006D272F" w:rsidRDefault="00281FB3" w:rsidP="00D434CD">
      <w:pPr>
        <w:ind w:firstLine="0"/>
        <w:rPr>
          <w:i/>
          <w:iCs/>
          <w:color w:val="000000" w:themeColor="text1"/>
        </w:rPr>
      </w:pPr>
      <w:r w:rsidRPr="006D272F">
        <w:rPr>
          <w:i/>
          <w:iCs/>
          <w:noProof/>
          <w:color w:val="FF0000"/>
        </w:rPr>
        <w:drawing>
          <wp:anchor distT="0" distB="0" distL="114300" distR="114300" simplePos="0" relativeHeight="251662336" behindDoc="0" locked="0" layoutInCell="1" allowOverlap="1" wp14:anchorId="3D72C3EC" wp14:editId="76CBCA6B">
            <wp:simplePos x="0" y="0"/>
            <wp:positionH relativeFrom="column">
              <wp:posOffset>-14258</wp:posOffset>
            </wp:positionH>
            <wp:positionV relativeFrom="paragraph">
              <wp:posOffset>290830</wp:posOffset>
            </wp:positionV>
            <wp:extent cx="5638800" cy="5039360"/>
            <wp:effectExtent l="0" t="0" r="0" b="2540"/>
            <wp:wrapTopAndBottom/>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38800" cy="5039360"/>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Sveigrit fyrir prófatriði sp_a10.</w:t>
      </w:r>
    </w:p>
    <w:p w14:paraId="2D1951CD" w14:textId="77777777" w:rsidR="00281FB3" w:rsidRPr="006D272F" w:rsidRDefault="00281FB3" w:rsidP="00D434CD">
      <w:pPr>
        <w:ind w:firstLine="0"/>
        <w:rPr>
          <w:i/>
          <w:iCs/>
          <w:color w:val="000000" w:themeColor="text1"/>
        </w:rPr>
      </w:pPr>
    </w:p>
    <w:p w14:paraId="723DED2A" w14:textId="729813AF" w:rsidR="00D434CD" w:rsidRPr="006D272F" w:rsidRDefault="00CA6098" w:rsidP="00D434CD">
      <w:pPr>
        <w:ind w:firstLine="0"/>
        <w:rPr>
          <w:color w:val="000000" w:themeColor="text1"/>
        </w:rPr>
      </w:pPr>
      <w:r w:rsidRPr="006D272F">
        <w:rPr>
          <w:color w:val="000000" w:themeColor="text1"/>
        </w:rPr>
        <w:t xml:space="preserve">Einnig er vert að benda á að atriði </w:t>
      </w:r>
      <w:r w:rsidRPr="006D272F">
        <w:rPr>
          <w:i/>
          <w:iCs/>
          <w:color w:val="000000" w:themeColor="text1"/>
        </w:rPr>
        <w:t xml:space="preserve">„sp_a10“ </w:t>
      </w:r>
      <w:r w:rsidRPr="006D272F">
        <w:rPr>
          <w:color w:val="000000" w:themeColor="text1"/>
        </w:rPr>
        <w:t xml:space="preserve">sýnir enga aðgreiningu, þetta má sjá í töflu 5. þar sem aðgreiningarstuðull (a1) er ,039 og þyngdarstuðlar eru á bilinu -50 til </w:t>
      </w:r>
      <w:del w:id="48" w:author="Aðalheiður Magnúsdóttir - HI" w:date="2023-03-22T10:09:00Z">
        <w:r w:rsidRPr="006D272F" w:rsidDel="00554D12">
          <w:rPr>
            <w:color w:val="000000" w:themeColor="text1"/>
          </w:rPr>
          <w:delText>+</w:delText>
        </w:r>
      </w:del>
      <w:r w:rsidRPr="006D272F">
        <w:rPr>
          <w:color w:val="000000" w:themeColor="text1"/>
        </w:rPr>
        <w:t>46,6, myndræn framsetning á atriðinu má sjá á mynd 2.</w:t>
      </w:r>
      <w:r w:rsidR="00281FB3" w:rsidRPr="006D272F">
        <w:rPr>
          <w:color w:val="000000" w:themeColor="text1"/>
        </w:rPr>
        <w:t xml:space="preserve"> </w:t>
      </w:r>
      <w:r w:rsidRPr="006D272F">
        <w:rPr>
          <w:color w:val="000000" w:themeColor="text1"/>
        </w:rPr>
        <w:t xml:space="preserve">Líkanið </w:t>
      </w:r>
      <w:r w:rsidR="00C151D9" w:rsidRPr="006D272F">
        <w:rPr>
          <w:color w:val="000000" w:themeColor="text1"/>
        </w:rPr>
        <w:t>fyrir forsjáraðila nær betri aðgreiningu</w:t>
      </w:r>
      <w:r w:rsidRPr="006D272F">
        <w:rPr>
          <w:color w:val="000000" w:themeColor="text1"/>
        </w:rPr>
        <w:t xml:space="preserve"> en líkan fyrir starfsfólk skóla, en</w:t>
      </w:r>
      <w:r w:rsidR="00C151D9" w:rsidRPr="006D272F">
        <w:rPr>
          <w:color w:val="000000" w:themeColor="text1"/>
        </w:rPr>
        <w:t xml:space="preserve"> er </w:t>
      </w:r>
      <w:r w:rsidRPr="006D272F">
        <w:rPr>
          <w:color w:val="000000" w:themeColor="text1"/>
        </w:rPr>
        <w:t xml:space="preserve">þó </w:t>
      </w:r>
      <w:r w:rsidR="00C151D9" w:rsidRPr="006D272F">
        <w:rPr>
          <w:color w:val="000000" w:themeColor="text1"/>
        </w:rPr>
        <w:t xml:space="preserve">ennþá með óskýr skil á milli </w:t>
      </w:r>
      <w:r w:rsidRPr="006D272F">
        <w:rPr>
          <w:color w:val="000000" w:themeColor="text1"/>
        </w:rPr>
        <w:t xml:space="preserve">viðhorfa. Á mynd 3 </w:t>
      </w:r>
      <w:r w:rsidR="008015D2" w:rsidRPr="006D272F">
        <w:rPr>
          <w:color w:val="000000" w:themeColor="text1"/>
        </w:rPr>
        <w:t>m</w:t>
      </w:r>
      <w:r w:rsidRPr="006D272F">
        <w:rPr>
          <w:color w:val="000000" w:themeColor="text1"/>
        </w:rPr>
        <w:t>á sjá myndræna framsetningu á prófatriðum fyrir forsjáraðila. Hér sést aftur að einungis atriði „</w:t>
      </w:r>
      <w:r w:rsidRPr="006D272F">
        <w:rPr>
          <w:i/>
          <w:iCs/>
          <w:color w:val="000000" w:themeColor="text1"/>
        </w:rPr>
        <w:t>sp_a07“</w:t>
      </w:r>
      <w:r w:rsidRPr="006D272F">
        <w:rPr>
          <w:color w:val="000000" w:themeColor="text1"/>
        </w:rPr>
        <w:t xml:space="preserve"> og </w:t>
      </w:r>
      <w:r w:rsidRPr="006D272F">
        <w:rPr>
          <w:i/>
          <w:iCs/>
          <w:color w:val="000000" w:themeColor="text1"/>
        </w:rPr>
        <w:t>„sp_a08</w:t>
      </w:r>
      <w:r w:rsidRPr="006D272F">
        <w:rPr>
          <w:color w:val="000000" w:themeColor="text1"/>
        </w:rPr>
        <w:t>“ gefa skýra aðgreiningu milli hópa</w:t>
      </w:r>
      <w:r w:rsidR="00372BB6" w:rsidRPr="006D272F">
        <w:rPr>
          <w:color w:val="000000" w:themeColor="text1"/>
        </w:rPr>
        <w:t>.</w:t>
      </w:r>
      <w:r w:rsidR="00D434CD" w:rsidRPr="006D272F">
        <w:rPr>
          <w:color w:val="000000" w:themeColor="text1"/>
        </w:rPr>
        <w:t xml:space="preserve"> </w:t>
      </w:r>
      <w:r w:rsidR="007F143F" w:rsidRPr="006D272F">
        <w:rPr>
          <w:color w:val="000000" w:themeColor="text1"/>
        </w:rPr>
        <w:t>Í kjölfarið var s</w:t>
      </w:r>
      <w:r w:rsidR="00A33AE6" w:rsidRPr="006D272F">
        <w:rPr>
          <w:color w:val="000000" w:themeColor="text1"/>
        </w:rPr>
        <w:t>koð</w:t>
      </w:r>
      <w:ins w:id="49" w:author="Aðalheiður Magnúsdóttir - HI" w:date="2023-03-22T10:34:00Z">
        <w:r w:rsidR="005B38D3">
          <w:rPr>
            <w:color w:val="000000" w:themeColor="text1"/>
          </w:rPr>
          <w:t>u</w:t>
        </w:r>
      </w:ins>
      <w:del w:id="50" w:author="Aðalheiður Magnúsdóttir - HI" w:date="2023-03-22T10:34:00Z">
        <w:r w:rsidR="007F143F" w:rsidRPr="006D272F" w:rsidDel="005B38D3">
          <w:rPr>
            <w:color w:val="000000" w:themeColor="text1"/>
          </w:rPr>
          <w:delText>a</w:delText>
        </w:r>
      </w:del>
      <w:r w:rsidR="007F143F" w:rsidRPr="006D272F">
        <w:rPr>
          <w:color w:val="000000" w:themeColor="text1"/>
        </w:rPr>
        <w:t>ð</w:t>
      </w:r>
      <w:r w:rsidR="00A33AE6" w:rsidRPr="006D272F">
        <w:rPr>
          <w:color w:val="000000" w:themeColor="text1"/>
        </w:rPr>
        <w:t xml:space="preserve"> fylgni á milli viðhorf í þeta dreifingu og </w:t>
      </w:r>
      <w:commentRangeStart w:id="51"/>
      <w:commentRangeStart w:id="52"/>
      <w:commentRangeStart w:id="53"/>
      <w:commentRangeStart w:id="54"/>
      <w:r w:rsidR="00A33AE6" w:rsidRPr="006D272F">
        <w:rPr>
          <w:color w:val="000000" w:themeColor="text1"/>
        </w:rPr>
        <w:t xml:space="preserve">heildarsummu þátttakenda </w:t>
      </w:r>
      <w:commentRangeEnd w:id="51"/>
      <w:r w:rsidR="008D5F38">
        <w:rPr>
          <w:rStyle w:val="CommentReference"/>
        </w:rPr>
        <w:commentReference w:id="51"/>
      </w:r>
      <w:commentRangeEnd w:id="52"/>
      <w:r w:rsidR="008D5F38">
        <w:rPr>
          <w:rStyle w:val="CommentReference"/>
        </w:rPr>
        <w:commentReference w:id="52"/>
      </w:r>
      <w:commentRangeEnd w:id="53"/>
      <w:r w:rsidR="008D5F38">
        <w:rPr>
          <w:rStyle w:val="CommentReference"/>
        </w:rPr>
        <w:commentReference w:id="53"/>
      </w:r>
      <w:commentRangeEnd w:id="54"/>
      <w:r w:rsidR="008D5F38">
        <w:rPr>
          <w:rStyle w:val="CommentReference"/>
        </w:rPr>
        <w:commentReference w:id="54"/>
      </w:r>
    </w:p>
    <w:p w14:paraId="7CE26F47" w14:textId="77777777" w:rsidR="00D434CD" w:rsidRPr="006D272F" w:rsidRDefault="00D434CD" w:rsidP="00D434CD">
      <w:pPr>
        <w:spacing w:line="360" w:lineRule="auto"/>
        <w:ind w:firstLine="0"/>
        <w:rPr>
          <w:b/>
          <w:bCs/>
          <w:color w:val="000000" w:themeColor="text1"/>
        </w:rPr>
      </w:pPr>
      <w:r w:rsidRPr="006D272F">
        <w:rPr>
          <w:b/>
          <w:bCs/>
          <w:color w:val="000000" w:themeColor="text1"/>
        </w:rPr>
        <w:t xml:space="preserve">Mynd 3.  </w:t>
      </w:r>
    </w:p>
    <w:p w14:paraId="0B4DFB08" w14:textId="74F33385" w:rsidR="00D434CD" w:rsidRPr="006D272F" w:rsidRDefault="00281FB3" w:rsidP="00D434CD">
      <w:pPr>
        <w:spacing w:line="360" w:lineRule="auto"/>
        <w:ind w:firstLine="0"/>
        <w:rPr>
          <w:i/>
          <w:iCs/>
          <w:color w:val="000000" w:themeColor="text1"/>
        </w:rPr>
      </w:pPr>
      <w:r w:rsidRPr="006D272F">
        <w:rPr>
          <w:b/>
          <w:bCs/>
          <w:i/>
          <w:iCs/>
          <w:noProof/>
          <w:color w:val="FF0000"/>
        </w:rPr>
        <w:drawing>
          <wp:anchor distT="0" distB="0" distL="114300" distR="114300" simplePos="0" relativeHeight="251659264" behindDoc="0" locked="0" layoutInCell="1" allowOverlap="1" wp14:anchorId="320A0322" wp14:editId="683ECE87">
            <wp:simplePos x="0" y="0"/>
            <wp:positionH relativeFrom="column">
              <wp:posOffset>-57785</wp:posOffset>
            </wp:positionH>
            <wp:positionV relativeFrom="paragraph">
              <wp:posOffset>301625</wp:posOffset>
            </wp:positionV>
            <wp:extent cx="6145530" cy="5491480"/>
            <wp:effectExtent l="0" t="0" r="1270" b="0"/>
            <wp:wrapTopAndBottom/>
            <wp:docPr id="1" name="Picture 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45530" cy="5491480"/>
                    </a:xfrm>
                    <a:prstGeom prst="rect">
                      <a:avLst/>
                    </a:prstGeom>
                  </pic:spPr>
                </pic:pic>
              </a:graphicData>
            </a:graphic>
            <wp14:sizeRelH relativeFrom="page">
              <wp14:pctWidth>0</wp14:pctWidth>
            </wp14:sizeRelH>
            <wp14:sizeRelV relativeFrom="page">
              <wp14:pctHeight>0</wp14:pctHeight>
            </wp14:sizeRelV>
          </wp:anchor>
        </w:drawing>
      </w:r>
      <w:r w:rsidR="00D434CD" w:rsidRPr="006D272F">
        <w:rPr>
          <w:i/>
          <w:iCs/>
          <w:color w:val="000000" w:themeColor="text1"/>
        </w:rPr>
        <w:t>Sveigrit</w:t>
      </w:r>
      <w:r w:rsidR="00D434CD" w:rsidRPr="006D272F">
        <w:rPr>
          <w:color w:val="000000" w:themeColor="text1"/>
        </w:rPr>
        <w:t xml:space="preserve"> </w:t>
      </w:r>
      <w:r w:rsidR="00D434CD" w:rsidRPr="006D272F">
        <w:rPr>
          <w:i/>
          <w:iCs/>
          <w:color w:val="000000" w:themeColor="text1"/>
        </w:rPr>
        <w:t>fyrir allar breytur í prófhluta A – viðhorf forsjáraðila.</w:t>
      </w:r>
    </w:p>
    <w:p w14:paraId="50AB97F2" w14:textId="2F9EAA2C" w:rsidR="00D434CD" w:rsidRPr="006D272F" w:rsidRDefault="00D434CD" w:rsidP="00D434CD">
      <w:pPr>
        <w:spacing w:line="360" w:lineRule="auto"/>
        <w:ind w:firstLine="0"/>
        <w:rPr>
          <w:i/>
          <w:iCs/>
          <w:color w:val="000000" w:themeColor="text1"/>
        </w:rPr>
      </w:pPr>
    </w:p>
    <w:p w14:paraId="2F0E293C" w14:textId="06047F1B" w:rsidR="00D434CD" w:rsidRPr="006D272F" w:rsidRDefault="00A33AE6" w:rsidP="005E5964">
      <w:pPr>
        <w:ind w:firstLine="0"/>
        <w:rPr>
          <w:color w:val="000000" w:themeColor="text1"/>
        </w:rPr>
      </w:pPr>
      <w:r w:rsidRPr="006D272F">
        <w:rPr>
          <w:color w:val="000000" w:themeColor="text1"/>
        </w:rPr>
        <w:t xml:space="preserve">með því að reikna saman svör þátttakenda, þ.e., leggja saman likert skorun þar sem: </w:t>
      </w:r>
      <w:r w:rsidRPr="006D272F">
        <w:rPr>
          <w:i/>
          <w:iCs/>
          <w:color w:val="000000" w:themeColor="text1"/>
        </w:rPr>
        <w:t>0 = „Mjög ósammála“, 1 = „ósammála“, 2= „hvorki né</w:t>
      </w:r>
      <w:r w:rsidR="00F712C4">
        <w:rPr>
          <w:i/>
          <w:iCs/>
          <w:color w:val="000000" w:themeColor="text1"/>
        </w:rPr>
        <w:t>“</w:t>
      </w:r>
      <w:r w:rsidRPr="006D272F">
        <w:rPr>
          <w:i/>
          <w:iCs/>
          <w:color w:val="000000" w:themeColor="text1"/>
        </w:rPr>
        <w:t xml:space="preserve">, 3 = „sammála“, 4 = „mjög sammála“. </w:t>
      </w:r>
      <w:r w:rsidR="004F4F52" w:rsidRPr="006D272F">
        <w:rPr>
          <w:color w:val="000000" w:themeColor="text1"/>
        </w:rPr>
        <w:t xml:space="preserve">Á mynd 4 má sjá dreifingu </w:t>
      </w:r>
      <w:commentRangeStart w:id="55"/>
      <w:r w:rsidR="004F4F52" w:rsidRPr="006D272F">
        <w:rPr>
          <w:color w:val="000000" w:themeColor="text1"/>
        </w:rPr>
        <w:t xml:space="preserve">þátttakenda </w:t>
      </w:r>
      <w:commentRangeEnd w:id="55"/>
      <w:r w:rsidR="008D5F38">
        <w:rPr>
          <w:rStyle w:val="CommentReference"/>
        </w:rPr>
        <w:commentReference w:id="55"/>
      </w:r>
      <w:r w:rsidR="004F4F52" w:rsidRPr="006D272F">
        <w:rPr>
          <w:color w:val="000000" w:themeColor="text1"/>
        </w:rPr>
        <w:t>m.t.t. heildarskors. Dreifingin bendir til þess að dreifingin sé að ná normaldreifingu þar sem flestir þátttakendur lenda miðsvæðis, þetta má sjá betur á mynd 5.</w:t>
      </w:r>
    </w:p>
    <w:p w14:paraId="2F8C56FA" w14:textId="262686CD" w:rsidR="00A33AE6" w:rsidRPr="006D272F" w:rsidRDefault="00A33AE6" w:rsidP="00D434CD">
      <w:pPr>
        <w:ind w:firstLine="0"/>
        <w:rPr>
          <w:color w:val="000000" w:themeColor="text1"/>
        </w:rPr>
      </w:pPr>
      <w:r w:rsidRPr="006D272F">
        <w:rPr>
          <w:b/>
          <w:bCs/>
          <w:color w:val="000000" w:themeColor="text1"/>
        </w:rPr>
        <w:t xml:space="preserve">Mynd 4.  </w:t>
      </w:r>
    </w:p>
    <w:p w14:paraId="35F192D0" w14:textId="7FBBBF95" w:rsidR="00A33AE6" w:rsidRPr="006D272F" w:rsidRDefault="004F4F52" w:rsidP="00A33AE6">
      <w:pPr>
        <w:spacing w:line="360" w:lineRule="auto"/>
        <w:ind w:firstLine="0"/>
        <w:rPr>
          <w:i/>
          <w:iCs/>
          <w:color w:val="000000" w:themeColor="text1"/>
        </w:rPr>
      </w:pPr>
      <w:r w:rsidRPr="006D272F">
        <w:rPr>
          <w:noProof/>
          <w:color w:val="000000" w:themeColor="text1"/>
        </w:rPr>
        <w:drawing>
          <wp:anchor distT="0" distB="0" distL="114300" distR="114300" simplePos="0" relativeHeight="251665408" behindDoc="0" locked="0" layoutInCell="1" allowOverlap="1" wp14:anchorId="5C4857FF" wp14:editId="137B8F93">
            <wp:simplePos x="0" y="0"/>
            <wp:positionH relativeFrom="column">
              <wp:posOffset>-108193</wp:posOffset>
            </wp:positionH>
            <wp:positionV relativeFrom="paragraph">
              <wp:posOffset>250190</wp:posOffset>
            </wp:positionV>
            <wp:extent cx="6195060" cy="5535930"/>
            <wp:effectExtent l="0" t="0" r="2540" b="1270"/>
            <wp:wrapTopAndBottom/>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95060" cy="5535930"/>
                    </a:xfrm>
                    <a:prstGeom prst="rect">
                      <a:avLst/>
                    </a:prstGeom>
                  </pic:spPr>
                </pic:pic>
              </a:graphicData>
            </a:graphic>
            <wp14:sizeRelH relativeFrom="page">
              <wp14:pctWidth>0</wp14:pctWidth>
            </wp14:sizeRelH>
            <wp14:sizeRelV relativeFrom="page">
              <wp14:pctHeight>0</wp14:pctHeight>
            </wp14:sizeRelV>
          </wp:anchor>
        </w:drawing>
      </w:r>
      <w:r w:rsidR="00A33AE6" w:rsidRPr="006D272F">
        <w:rPr>
          <w:i/>
          <w:iCs/>
          <w:color w:val="000000" w:themeColor="text1"/>
        </w:rPr>
        <w:t>Fylgni rit á milli heildarsummu og viðhorf þátttakenda á þeta.</w:t>
      </w:r>
    </w:p>
    <w:p w14:paraId="57319D8D" w14:textId="77777777" w:rsidR="00D434CD" w:rsidRPr="006D272F" w:rsidRDefault="00D434CD" w:rsidP="004F4F52">
      <w:pPr>
        <w:ind w:firstLine="0"/>
      </w:pPr>
    </w:p>
    <w:p w14:paraId="7ACC088C" w14:textId="6CD08358" w:rsidR="00D434CD" w:rsidRPr="006D272F" w:rsidRDefault="004F4F52" w:rsidP="005E5964">
      <w:pPr>
        <w:ind w:firstLine="0"/>
      </w:pPr>
      <w:r w:rsidRPr="006D272F">
        <w:lastRenderedPageBreak/>
        <w:t>Á mynd 5</w:t>
      </w:r>
      <w:del w:id="56" w:author="Aðalheiður Magnúsdóttir - HI" w:date="2023-03-22T10:10:00Z">
        <w:r w:rsidRPr="006D272F" w:rsidDel="00554D12">
          <w:delText>.</w:delText>
        </w:r>
      </w:del>
      <w:r w:rsidRPr="006D272F">
        <w:t xml:space="preserve"> </w:t>
      </w:r>
      <w:commentRangeStart w:id="57"/>
      <w:ins w:id="58" w:author="Aðalheiður Magnúsdóttir - HI" w:date="2023-03-22T10:10:00Z">
        <w:r w:rsidR="00554D12">
          <w:t>sést</w:t>
        </w:r>
      </w:ins>
      <w:del w:id="59" w:author="Aðalheiður Magnúsdóttir - HI" w:date="2023-03-22T10:10:00Z">
        <w:r w:rsidRPr="006D272F" w:rsidDel="00554D12">
          <w:delText xml:space="preserve">Sjáum </w:delText>
        </w:r>
      </w:del>
      <w:commentRangeEnd w:id="57"/>
      <w:r w:rsidR="00554D12">
        <w:rPr>
          <w:rStyle w:val="CommentReference"/>
        </w:rPr>
        <w:commentReference w:id="57"/>
      </w:r>
      <w:del w:id="60" w:author="Aðalheiður Magnúsdóttir - HI" w:date="2023-03-22T10:10:00Z">
        <w:r w:rsidRPr="006D272F" w:rsidDel="00554D12">
          <w:delText>við</w:delText>
        </w:r>
      </w:del>
      <w:r w:rsidRPr="006D272F">
        <w:t xml:space="preserve"> að viðhorf þátttakenda nær næstum því normaldreifingu.</w:t>
      </w:r>
      <w:r w:rsidR="00D434CD" w:rsidRPr="006D272F">
        <w:t xml:space="preserve"> Ef </w:t>
      </w:r>
      <w:ins w:id="61" w:author="Aðalheiður Magnúsdóttir - HI" w:date="2023-03-22T10:10:00Z">
        <w:r w:rsidR="00554D12">
          <w:t>myndin er skoðuð</w:t>
        </w:r>
      </w:ins>
      <w:del w:id="62" w:author="Aðalheiður Magnúsdóttir - HI" w:date="2023-03-22T10:10:00Z">
        <w:r w:rsidR="00D434CD" w:rsidRPr="006D272F" w:rsidDel="00554D12">
          <w:delText>skoðað myndina</w:delText>
        </w:r>
      </w:del>
      <w:r w:rsidR="00D434CD" w:rsidRPr="006D272F">
        <w:t xml:space="preserve"> með tilliti til þyngdarþröskulda líkansins, sjá töflu 5, má sjá að flestir </w:t>
      </w:r>
      <w:commentRangeStart w:id="63"/>
      <w:r w:rsidR="00D434CD" w:rsidRPr="006D272F">
        <w:t xml:space="preserve">þátttakendur </w:t>
      </w:r>
      <w:commentRangeEnd w:id="63"/>
      <w:r w:rsidR="00DE5A7F">
        <w:rPr>
          <w:rStyle w:val="CommentReference"/>
        </w:rPr>
        <w:commentReference w:id="63"/>
      </w:r>
      <w:r w:rsidR="00D434CD" w:rsidRPr="006D272F">
        <w:t>í báðum hópunum eru tiltölega jákvæðir gagnvart prófhluta A.</w:t>
      </w:r>
    </w:p>
    <w:p w14:paraId="03A18723" w14:textId="77777777" w:rsidR="00D434CD" w:rsidRPr="006D272F" w:rsidRDefault="00D434CD" w:rsidP="004F4F52">
      <w:pPr>
        <w:spacing w:line="360" w:lineRule="auto"/>
        <w:ind w:firstLine="0"/>
        <w:rPr>
          <w:b/>
          <w:bCs/>
          <w:color w:val="000000" w:themeColor="text1"/>
        </w:rPr>
      </w:pPr>
    </w:p>
    <w:p w14:paraId="450995F8" w14:textId="5F4FF856" w:rsidR="004F4F52" w:rsidRPr="006D272F" w:rsidRDefault="004F4F52" w:rsidP="004F4F52">
      <w:pPr>
        <w:spacing w:line="360" w:lineRule="auto"/>
        <w:ind w:firstLine="0"/>
        <w:rPr>
          <w:b/>
          <w:bCs/>
          <w:color w:val="000000" w:themeColor="text1"/>
        </w:rPr>
      </w:pPr>
      <w:r w:rsidRPr="006D272F">
        <w:rPr>
          <w:b/>
          <w:bCs/>
          <w:color w:val="000000" w:themeColor="text1"/>
        </w:rPr>
        <w:t xml:space="preserve">Mynd 5.  </w:t>
      </w:r>
    </w:p>
    <w:p w14:paraId="1BCB1294" w14:textId="21DAA4F8" w:rsidR="004F4F52" w:rsidRPr="006D272F" w:rsidRDefault="00D434CD" w:rsidP="004F4F52">
      <w:pPr>
        <w:spacing w:line="360" w:lineRule="auto"/>
        <w:ind w:firstLine="0"/>
        <w:rPr>
          <w:i/>
          <w:iCs/>
          <w:color w:val="000000" w:themeColor="text1"/>
        </w:rPr>
      </w:pPr>
      <w:r w:rsidRPr="006D272F">
        <w:rPr>
          <w:noProof/>
          <w:color w:val="000000" w:themeColor="text1"/>
        </w:rPr>
        <w:drawing>
          <wp:anchor distT="0" distB="0" distL="114300" distR="114300" simplePos="0" relativeHeight="251666432" behindDoc="0" locked="0" layoutInCell="1" allowOverlap="1" wp14:anchorId="664C38D0" wp14:editId="722D6E0B">
            <wp:simplePos x="0" y="0"/>
            <wp:positionH relativeFrom="column">
              <wp:posOffset>-326025</wp:posOffset>
            </wp:positionH>
            <wp:positionV relativeFrom="paragraph">
              <wp:posOffset>287655</wp:posOffset>
            </wp:positionV>
            <wp:extent cx="6500495" cy="5795645"/>
            <wp:effectExtent l="0" t="0" r="1905" b="0"/>
            <wp:wrapTopAndBottom/>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00495" cy="5795645"/>
                    </a:xfrm>
                    <a:prstGeom prst="rect">
                      <a:avLst/>
                    </a:prstGeom>
                  </pic:spPr>
                </pic:pic>
              </a:graphicData>
            </a:graphic>
            <wp14:sizeRelH relativeFrom="page">
              <wp14:pctWidth>0</wp14:pctWidth>
            </wp14:sizeRelH>
            <wp14:sizeRelV relativeFrom="page">
              <wp14:pctHeight>0</wp14:pctHeight>
            </wp14:sizeRelV>
          </wp:anchor>
        </w:drawing>
      </w:r>
      <w:r w:rsidR="004F4F52" w:rsidRPr="006D272F">
        <w:rPr>
          <w:i/>
          <w:iCs/>
          <w:color w:val="000000" w:themeColor="text1"/>
        </w:rPr>
        <w:t xml:space="preserve">Dreifing á viðhorfi þátttakenda </w:t>
      </w:r>
      <w:r w:rsidR="00E90C03" w:rsidRPr="006D272F">
        <w:rPr>
          <w:i/>
          <w:iCs/>
          <w:color w:val="000000" w:themeColor="text1"/>
        </w:rPr>
        <w:t xml:space="preserve">í </w:t>
      </w:r>
      <w:r w:rsidR="004F4F52" w:rsidRPr="006D272F">
        <w:rPr>
          <w:i/>
          <w:iCs/>
          <w:color w:val="000000" w:themeColor="text1"/>
        </w:rPr>
        <w:t>prófhluta A.</w:t>
      </w:r>
    </w:p>
    <w:p w14:paraId="59C49220" w14:textId="6762F9FD" w:rsidR="00D434CD" w:rsidRPr="006D272F" w:rsidDel="00554D12" w:rsidRDefault="00D434CD" w:rsidP="005E5964">
      <w:pPr>
        <w:ind w:firstLine="0"/>
        <w:rPr>
          <w:del w:id="64" w:author="Aðalheiður Magnúsdóttir - HI" w:date="2023-03-22T10:11:00Z"/>
          <w:color w:val="000000" w:themeColor="text1"/>
        </w:rPr>
      </w:pPr>
      <w:r w:rsidRPr="006D272F">
        <w:rPr>
          <w:color w:val="000000" w:themeColor="text1"/>
        </w:rPr>
        <w:t xml:space="preserve">Á mynd </w:t>
      </w:r>
      <w:r w:rsidR="00F93405" w:rsidRPr="006D272F">
        <w:rPr>
          <w:color w:val="000000" w:themeColor="text1"/>
        </w:rPr>
        <w:t>6</w:t>
      </w:r>
      <w:del w:id="65" w:author="Aðalheiður Magnúsdóttir - HI" w:date="2023-03-22T10:11:00Z">
        <w:r w:rsidR="00F93405" w:rsidRPr="006D272F" w:rsidDel="00554D12">
          <w:rPr>
            <w:color w:val="000000" w:themeColor="text1"/>
          </w:rPr>
          <w:delText>.</w:delText>
        </w:r>
      </w:del>
      <w:r w:rsidRPr="006D272F">
        <w:rPr>
          <w:color w:val="000000" w:themeColor="text1"/>
        </w:rPr>
        <w:t xml:space="preserve"> </w:t>
      </w:r>
      <w:ins w:id="66" w:author="Aðalheiður Magnúsdóttir - HI" w:date="2023-03-22T10:11:00Z">
        <w:r w:rsidR="00554D12">
          <w:rPr>
            <w:color w:val="000000" w:themeColor="text1"/>
          </w:rPr>
          <w:t>m</w:t>
        </w:r>
      </w:ins>
      <w:del w:id="67" w:author="Aðalheiður Magnúsdóttir - HI" w:date="2023-03-22T10:11:00Z">
        <w:r w:rsidRPr="006D272F" w:rsidDel="00554D12">
          <w:rPr>
            <w:color w:val="000000" w:themeColor="text1"/>
          </w:rPr>
          <w:delText>M</w:delText>
        </w:r>
      </w:del>
      <w:r w:rsidRPr="006D272F">
        <w:rPr>
          <w:color w:val="000000" w:themeColor="text1"/>
        </w:rPr>
        <w:t>á s</w:t>
      </w:r>
      <w:r w:rsidR="005E5964" w:rsidRPr="006D272F">
        <w:rPr>
          <w:color w:val="000000" w:themeColor="text1"/>
        </w:rPr>
        <w:t xml:space="preserve">já hvernig staðalvilla viðhorfs hjá þátttakendum dreifist með tilliti til viðhorfi þátttakenda. Þar má sjá að líkanið nær að skýra staðalvillu betur hjá þeim þátttakendum sem eru á bilinu -2 til ,5. Það er þó vert að benda á að það mjá einnig sjá þó </w:t>
      </w:r>
      <w:r w:rsidR="005E5964" w:rsidRPr="006D272F">
        <w:rPr>
          <w:color w:val="000000" w:themeColor="text1"/>
        </w:rPr>
        <w:lastRenderedPageBreak/>
        <w:t xml:space="preserve">nokkra dreifingu þar. Þá má einnig sjá að út fyrir þetta bil þá stigmagnast staðalvillan sem bendir til þess að líkanið nær ekki jafnvel utan um þá sem lenda ekki á þessu tiltekna bili.  </w:t>
      </w:r>
    </w:p>
    <w:p w14:paraId="36BD0C61" w14:textId="774E5416" w:rsidR="004F4F52" w:rsidRPr="006D272F" w:rsidDel="00554D12" w:rsidRDefault="004F4F52">
      <w:pPr>
        <w:ind w:firstLine="0"/>
        <w:rPr>
          <w:del w:id="68" w:author="Aðalheiður Magnúsdóttir - HI" w:date="2023-03-22T10:11:00Z"/>
          <w:b/>
          <w:bCs/>
          <w:color w:val="000000" w:themeColor="text1"/>
        </w:rPr>
        <w:pPrChange w:id="69" w:author="Aðalheiður Magnúsdóttir - HI" w:date="2023-03-22T10:11:00Z">
          <w:pPr>
            <w:spacing w:line="360" w:lineRule="auto"/>
            <w:ind w:firstLine="0"/>
          </w:pPr>
        </w:pPrChange>
      </w:pPr>
    </w:p>
    <w:p w14:paraId="114955D2" w14:textId="77777777" w:rsidR="00D434CD" w:rsidRPr="006D272F" w:rsidRDefault="00D434CD" w:rsidP="004F4F52">
      <w:pPr>
        <w:spacing w:line="360" w:lineRule="auto"/>
        <w:ind w:firstLine="0"/>
        <w:rPr>
          <w:b/>
          <w:bCs/>
          <w:color w:val="000000" w:themeColor="text1"/>
        </w:rPr>
      </w:pPr>
    </w:p>
    <w:p w14:paraId="28C19A54" w14:textId="77777777" w:rsidR="00D434CD" w:rsidRPr="006D272F" w:rsidRDefault="00D434CD" w:rsidP="004F4F52">
      <w:pPr>
        <w:spacing w:line="360" w:lineRule="auto"/>
        <w:ind w:firstLine="0"/>
        <w:rPr>
          <w:b/>
          <w:bCs/>
          <w:color w:val="000000" w:themeColor="text1"/>
        </w:rPr>
      </w:pPr>
    </w:p>
    <w:p w14:paraId="116FCFA9" w14:textId="12D88684" w:rsidR="004F4F52" w:rsidRPr="006D272F" w:rsidRDefault="004F4F52" w:rsidP="004F4F52">
      <w:pPr>
        <w:spacing w:line="360" w:lineRule="auto"/>
        <w:ind w:firstLine="0"/>
        <w:rPr>
          <w:b/>
          <w:bCs/>
          <w:color w:val="000000" w:themeColor="text1"/>
        </w:rPr>
      </w:pPr>
      <w:r w:rsidRPr="006D272F">
        <w:rPr>
          <w:b/>
          <w:bCs/>
          <w:color w:val="000000" w:themeColor="text1"/>
        </w:rPr>
        <w:t xml:space="preserve">Mynd </w:t>
      </w:r>
      <w:r w:rsidR="00F93405" w:rsidRPr="006D272F">
        <w:rPr>
          <w:b/>
          <w:bCs/>
          <w:color w:val="000000" w:themeColor="text1"/>
        </w:rPr>
        <w:t>6</w:t>
      </w:r>
      <w:r w:rsidRPr="006D272F">
        <w:rPr>
          <w:b/>
          <w:bCs/>
          <w:color w:val="000000" w:themeColor="text1"/>
        </w:rPr>
        <w:t xml:space="preserve">.  </w:t>
      </w:r>
    </w:p>
    <w:p w14:paraId="097E536D" w14:textId="16A52F1C" w:rsidR="004F4F52" w:rsidRPr="006D272F" w:rsidRDefault="00D434CD" w:rsidP="004F4F52">
      <w:pPr>
        <w:spacing w:line="360" w:lineRule="auto"/>
        <w:ind w:firstLine="0"/>
        <w:rPr>
          <w:i/>
          <w:iCs/>
          <w:color w:val="000000" w:themeColor="text1"/>
        </w:rPr>
      </w:pPr>
      <w:r w:rsidRPr="006D272F">
        <w:rPr>
          <w:i/>
          <w:iCs/>
          <w:color w:val="000000" w:themeColor="text1"/>
        </w:rPr>
        <w:t>Tengsl milli staðalvillu</w:t>
      </w:r>
      <w:r w:rsidR="005E5964" w:rsidRPr="006D272F">
        <w:rPr>
          <w:i/>
          <w:iCs/>
          <w:color w:val="000000" w:themeColor="text1"/>
        </w:rPr>
        <w:t xml:space="preserve"> viðhorfs</w:t>
      </w:r>
      <w:r w:rsidRPr="006D272F">
        <w:rPr>
          <w:i/>
          <w:iCs/>
          <w:color w:val="000000" w:themeColor="text1"/>
        </w:rPr>
        <w:t xml:space="preserve"> </w:t>
      </w:r>
      <w:r w:rsidR="005E5964" w:rsidRPr="006D272F">
        <w:rPr>
          <w:i/>
          <w:iCs/>
          <w:color w:val="000000" w:themeColor="text1"/>
        </w:rPr>
        <w:t>og viðhorfs þátttakenda í prófhluta A.</w:t>
      </w:r>
    </w:p>
    <w:p w14:paraId="533DCA38" w14:textId="77777777" w:rsidR="004F4F52" w:rsidRPr="006D272F" w:rsidRDefault="004F4F52" w:rsidP="004F4F52">
      <w:pPr>
        <w:spacing w:line="360" w:lineRule="auto"/>
        <w:ind w:firstLine="0"/>
        <w:rPr>
          <w:i/>
          <w:iCs/>
          <w:color w:val="000000" w:themeColor="text1"/>
        </w:rPr>
      </w:pPr>
    </w:p>
    <w:p w14:paraId="17F57DB7" w14:textId="23197079" w:rsidR="00990DBB" w:rsidRPr="006D272F" w:rsidRDefault="004F4F52" w:rsidP="00990DBB">
      <w:pPr>
        <w:spacing w:line="240" w:lineRule="auto"/>
        <w:ind w:firstLine="0"/>
        <w:rPr>
          <w:rStyle w:val="Heading2Char"/>
          <w:b/>
          <w:bCs/>
        </w:rPr>
      </w:pPr>
      <w:r w:rsidRPr="006D272F">
        <w:rPr>
          <w:b/>
          <w:bCs/>
          <w:i/>
          <w:iCs/>
          <w:noProof/>
        </w:rPr>
        <w:drawing>
          <wp:inline distT="0" distB="0" distL="0" distR="0" wp14:anchorId="6A89BC91" wp14:editId="235D70B8">
            <wp:extent cx="5837129" cy="5203299"/>
            <wp:effectExtent l="0" t="0" r="508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44977" cy="5210295"/>
                    </a:xfrm>
                    <a:prstGeom prst="rect">
                      <a:avLst/>
                    </a:prstGeom>
                  </pic:spPr>
                </pic:pic>
              </a:graphicData>
            </a:graphic>
          </wp:inline>
        </w:drawing>
      </w:r>
    </w:p>
    <w:p w14:paraId="75070666" w14:textId="77777777" w:rsidR="00F93405" w:rsidRPr="006D272F" w:rsidRDefault="00F93405" w:rsidP="00990DBB">
      <w:pPr>
        <w:ind w:firstLine="0"/>
        <w:rPr>
          <w:rStyle w:val="Heading2Char"/>
          <w:b/>
          <w:bCs/>
        </w:rPr>
      </w:pPr>
    </w:p>
    <w:p w14:paraId="61499769" w14:textId="77777777" w:rsidR="00F93405" w:rsidRPr="006D272F" w:rsidRDefault="00F93405">
      <w:pPr>
        <w:spacing w:line="240" w:lineRule="auto"/>
        <w:ind w:firstLine="0"/>
        <w:rPr>
          <w:rStyle w:val="Heading2Char"/>
          <w:b/>
          <w:bCs/>
        </w:rPr>
      </w:pPr>
      <w:r w:rsidRPr="006D272F">
        <w:rPr>
          <w:rStyle w:val="Heading2Char"/>
          <w:b/>
          <w:bCs/>
        </w:rPr>
        <w:br w:type="page"/>
      </w:r>
    </w:p>
    <w:p w14:paraId="61B4319D" w14:textId="3452A325" w:rsidR="002D0511" w:rsidRPr="006D272F" w:rsidRDefault="002D0511" w:rsidP="00990DBB">
      <w:pPr>
        <w:ind w:firstLine="0"/>
        <w:rPr>
          <w:color w:val="000000" w:themeColor="text1"/>
        </w:rPr>
      </w:pPr>
      <w:r w:rsidRPr="006D272F">
        <w:rPr>
          <w:rStyle w:val="Heading2Char"/>
          <w:b/>
          <w:bCs/>
        </w:rPr>
        <w:lastRenderedPageBreak/>
        <w:t>Greining á prófhluta B</w:t>
      </w:r>
      <w:r w:rsidRPr="006D272F">
        <w:t>: „</w:t>
      </w:r>
      <w:r w:rsidR="00990DBB" w:rsidRPr="006D272F">
        <w:t>V</w:t>
      </w:r>
      <w:r w:rsidRPr="006D272F">
        <w:t>iðhorf til hlutverk námsmats“</w:t>
      </w:r>
    </w:p>
    <w:p w14:paraId="5EDA8E0F" w14:textId="41930B5B" w:rsidR="002D0511" w:rsidRPr="006D272F" w:rsidRDefault="002D0511" w:rsidP="00F93405">
      <w:pPr>
        <w:rPr>
          <w:color w:val="000000" w:themeColor="text1"/>
        </w:rPr>
      </w:pPr>
      <w:r w:rsidRPr="006D272F">
        <w:t>Útbúi</w:t>
      </w:r>
      <w:ins w:id="70" w:author="Aðalheiður Magnúsdóttir - HI" w:date="2023-03-22T10:11:00Z">
        <w:r w:rsidR="00554D12">
          <w:t>n</w:t>
        </w:r>
      </w:ins>
      <w:del w:id="71" w:author="Aðalheiður Magnúsdóttir - HI" w:date="2023-03-22T10:11:00Z">
        <w:r w:rsidRPr="006D272F" w:rsidDel="00554D12">
          <w:delText>ð</w:delText>
        </w:r>
      </w:del>
      <w:r w:rsidRPr="006D272F">
        <w:t xml:space="preserve"> v</w:t>
      </w:r>
      <w:ins w:id="72" w:author="Aðalheiður Magnúsdóttir - HI" w:date="2023-03-22T10:11:00Z">
        <w:r w:rsidR="00554D12">
          <w:t>oru</w:t>
        </w:r>
      </w:ins>
      <w:del w:id="73" w:author="Aðalheiður Magnúsdóttir - HI" w:date="2023-03-22T10:11:00Z">
        <w:r w:rsidRPr="006D272F" w:rsidDel="00554D12">
          <w:delText>ar</w:delText>
        </w:r>
      </w:del>
      <w:r w:rsidRPr="006D272F">
        <w:t xml:space="preserve"> </w:t>
      </w:r>
      <w:r w:rsidR="00756D39" w:rsidRPr="006D272F">
        <w:t xml:space="preserve">tvö </w:t>
      </w:r>
      <w:r w:rsidRPr="006D272F">
        <w:t>tveggjastika (2PL) svarferlalík</w:t>
      </w:r>
      <w:r w:rsidR="00756D39" w:rsidRPr="006D272F">
        <w:t xml:space="preserve">ön </w:t>
      </w:r>
      <w:r w:rsidRPr="006D272F">
        <w:t xml:space="preserve">til þess að meta viðhorf </w:t>
      </w:r>
      <w:commentRangeStart w:id="74"/>
      <w:r w:rsidRPr="006D272F">
        <w:t xml:space="preserve">þátttakenda </w:t>
      </w:r>
      <w:commentRangeEnd w:id="74"/>
      <w:r w:rsidR="00DE5A7F">
        <w:rPr>
          <w:rStyle w:val="CommentReference"/>
        </w:rPr>
        <w:commentReference w:id="74"/>
      </w:r>
      <w:r w:rsidRPr="006D272F">
        <w:t>til prófhluta B: „</w:t>
      </w:r>
      <w:r w:rsidRPr="006D272F">
        <w:rPr>
          <w:i/>
          <w:iCs/>
        </w:rPr>
        <w:t>Viðhorf til hlutverk námsmats</w:t>
      </w:r>
      <w:r w:rsidRPr="006D272F">
        <w:t xml:space="preserve">“, </w:t>
      </w:r>
      <w:r w:rsidRPr="006D272F">
        <w:rPr>
          <w:color w:val="000000" w:themeColor="text1"/>
        </w:rPr>
        <w:t xml:space="preserve">Til þess að meta gæði líkananna voru notaðir </w:t>
      </w:r>
      <w:r w:rsidR="001246FC" w:rsidRPr="006D272F">
        <w:rPr>
          <w:color w:val="000000" w:themeColor="text1"/>
        </w:rPr>
        <w:t>sömu fimm mátstuðlar og notaðir voru í prófhluta A.</w:t>
      </w:r>
      <w:r w:rsidRPr="006D272F">
        <w:rPr>
          <w:color w:val="000000" w:themeColor="text1"/>
        </w:rPr>
        <w:t xml:space="preserve"> Mátstuðlar </w:t>
      </w:r>
      <w:r w:rsidR="001246FC" w:rsidRPr="006D272F">
        <w:rPr>
          <w:color w:val="000000" w:themeColor="text1"/>
        </w:rPr>
        <w:t>líkananna fyrir prófhluta B</w:t>
      </w:r>
      <w:del w:id="75" w:author="Aðalheiður Magnúsdóttir - HI" w:date="2023-03-22T10:11:00Z">
        <w:r w:rsidR="001246FC" w:rsidRPr="006D272F" w:rsidDel="00554D12">
          <w:rPr>
            <w:color w:val="000000" w:themeColor="text1"/>
          </w:rPr>
          <w:delText>.</w:delText>
        </w:r>
      </w:del>
      <w:r w:rsidR="001246FC" w:rsidRPr="006D272F">
        <w:rPr>
          <w:color w:val="000000" w:themeColor="text1"/>
        </w:rPr>
        <w:t xml:space="preserve"> </w:t>
      </w:r>
      <w:r w:rsidRPr="006D272F">
        <w:rPr>
          <w:color w:val="000000" w:themeColor="text1"/>
        </w:rPr>
        <w:t>má finna í töflu 6.</w:t>
      </w:r>
    </w:p>
    <w:tbl>
      <w:tblPr>
        <w:tblW w:w="5000" w:type="pct"/>
        <w:jc w:val="center"/>
        <w:tblLook w:val="04A0" w:firstRow="1" w:lastRow="0" w:firstColumn="1" w:lastColumn="0" w:noHBand="0" w:noVBand="1"/>
      </w:tblPr>
      <w:tblGrid>
        <w:gridCol w:w="2615"/>
        <w:gridCol w:w="802"/>
        <w:gridCol w:w="635"/>
        <w:gridCol w:w="1453"/>
        <w:gridCol w:w="1417"/>
        <w:gridCol w:w="1052"/>
        <w:gridCol w:w="1052"/>
      </w:tblGrid>
      <w:tr w:rsidR="002D0511" w:rsidRPr="006D272F" w14:paraId="2934635F" w14:textId="77777777" w:rsidTr="00E65789">
        <w:trPr>
          <w:trHeight w:val="320"/>
          <w:jc w:val="center"/>
        </w:trPr>
        <w:tc>
          <w:tcPr>
            <w:tcW w:w="5000" w:type="pct"/>
            <w:gridSpan w:val="7"/>
            <w:tcBorders>
              <w:top w:val="nil"/>
              <w:left w:val="nil"/>
              <w:bottom w:val="nil"/>
              <w:right w:val="nil"/>
            </w:tcBorders>
            <w:shd w:val="clear" w:color="auto" w:fill="auto"/>
            <w:noWrap/>
            <w:hideMark/>
          </w:tcPr>
          <w:p w14:paraId="39E53523" w14:textId="4110CF5A" w:rsidR="002D0511" w:rsidRPr="006D272F" w:rsidRDefault="002D0511" w:rsidP="002D0511">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6.</w:t>
            </w:r>
          </w:p>
        </w:tc>
      </w:tr>
      <w:tr w:rsidR="002D0511" w:rsidRPr="006D272F" w14:paraId="5B06E30B" w14:textId="77777777" w:rsidTr="00E65789">
        <w:trPr>
          <w:trHeight w:val="320"/>
          <w:jc w:val="center"/>
        </w:trPr>
        <w:tc>
          <w:tcPr>
            <w:tcW w:w="5000" w:type="pct"/>
            <w:gridSpan w:val="7"/>
            <w:tcBorders>
              <w:top w:val="nil"/>
              <w:left w:val="nil"/>
              <w:bottom w:val="single" w:sz="4" w:space="0" w:color="auto"/>
              <w:right w:val="nil"/>
            </w:tcBorders>
            <w:shd w:val="clear" w:color="auto" w:fill="auto"/>
            <w:noWrap/>
            <w:hideMark/>
          </w:tcPr>
          <w:p w14:paraId="59D4FD51" w14:textId="77777777" w:rsidR="002D0511" w:rsidRPr="006D272F" w:rsidRDefault="002D0511" w:rsidP="002D0511">
            <w:pPr>
              <w:spacing w:before="60" w:after="60" w:line="360" w:lineRule="auto"/>
              <w:ind w:firstLine="0"/>
              <w:rPr>
                <w:rFonts w:eastAsia="Times New Roman"/>
                <w:i/>
                <w:iCs/>
                <w:color w:val="000000"/>
                <w:lang w:eastAsia="en-GB"/>
              </w:rPr>
            </w:pPr>
            <w:r w:rsidRPr="006D272F">
              <w:rPr>
                <w:rFonts w:eastAsia="Times New Roman"/>
                <w:i/>
                <w:iCs/>
                <w:color w:val="000000"/>
                <w:lang w:eastAsia="en-GB"/>
              </w:rPr>
              <w:t>Mátgæði fyrir prófhlutan B.</w:t>
            </w:r>
          </w:p>
        </w:tc>
      </w:tr>
      <w:tr w:rsidR="002D0511" w:rsidRPr="006D272F" w14:paraId="2D9C9B1C" w14:textId="77777777" w:rsidTr="00E65789">
        <w:trPr>
          <w:trHeight w:val="320"/>
          <w:jc w:val="center"/>
        </w:trPr>
        <w:tc>
          <w:tcPr>
            <w:tcW w:w="1448" w:type="pct"/>
            <w:tcBorders>
              <w:top w:val="nil"/>
              <w:left w:val="nil"/>
              <w:bottom w:val="single" w:sz="4" w:space="0" w:color="auto"/>
              <w:right w:val="nil"/>
            </w:tcBorders>
            <w:shd w:val="clear" w:color="auto" w:fill="auto"/>
            <w:noWrap/>
            <w:hideMark/>
          </w:tcPr>
          <w:p w14:paraId="3240F5F0" w14:textId="7777777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44" w:type="pct"/>
            <w:tcBorders>
              <w:top w:val="nil"/>
              <w:left w:val="nil"/>
              <w:bottom w:val="single" w:sz="4" w:space="0" w:color="auto"/>
              <w:right w:val="nil"/>
            </w:tcBorders>
            <w:shd w:val="clear" w:color="auto" w:fill="auto"/>
            <w:noWrap/>
            <w:hideMark/>
          </w:tcPr>
          <w:p w14:paraId="0127C2F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52" w:type="pct"/>
            <w:tcBorders>
              <w:top w:val="nil"/>
              <w:left w:val="nil"/>
              <w:bottom w:val="single" w:sz="4" w:space="0" w:color="auto"/>
              <w:right w:val="nil"/>
            </w:tcBorders>
            <w:shd w:val="clear" w:color="auto" w:fill="auto"/>
            <w:noWrap/>
            <w:hideMark/>
          </w:tcPr>
          <w:p w14:paraId="6D6F623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05" w:type="pct"/>
            <w:tcBorders>
              <w:top w:val="nil"/>
              <w:left w:val="nil"/>
              <w:bottom w:val="single" w:sz="4" w:space="0" w:color="auto"/>
              <w:right w:val="nil"/>
            </w:tcBorders>
            <w:shd w:val="clear" w:color="auto" w:fill="auto"/>
            <w:noWrap/>
            <w:hideMark/>
          </w:tcPr>
          <w:p w14:paraId="65177B59"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85" w:type="pct"/>
            <w:tcBorders>
              <w:top w:val="nil"/>
              <w:left w:val="nil"/>
              <w:bottom w:val="single" w:sz="4" w:space="0" w:color="auto"/>
              <w:right w:val="nil"/>
            </w:tcBorders>
            <w:shd w:val="clear" w:color="auto" w:fill="auto"/>
            <w:noWrap/>
            <w:hideMark/>
          </w:tcPr>
          <w:p w14:paraId="50E3E08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3" w:type="pct"/>
            <w:tcBorders>
              <w:top w:val="nil"/>
              <w:left w:val="nil"/>
              <w:bottom w:val="single" w:sz="4" w:space="0" w:color="auto"/>
              <w:right w:val="nil"/>
            </w:tcBorders>
            <w:shd w:val="clear" w:color="auto" w:fill="auto"/>
            <w:noWrap/>
            <w:hideMark/>
          </w:tcPr>
          <w:p w14:paraId="51292A5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3" w:type="pct"/>
            <w:tcBorders>
              <w:top w:val="nil"/>
              <w:left w:val="nil"/>
              <w:bottom w:val="single" w:sz="4" w:space="0" w:color="auto"/>
              <w:right w:val="nil"/>
            </w:tcBorders>
            <w:shd w:val="clear" w:color="auto" w:fill="auto"/>
            <w:noWrap/>
            <w:hideMark/>
          </w:tcPr>
          <w:p w14:paraId="3349B474"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2D0511" w:rsidRPr="006D272F" w14:paraId="1833D06C" w14:textId="77777777" w:rsidTr="00E65789">
        <w:trPr>
          <w:trHeight w:val="320"/>
          <w:jc w:val="center"/>
        </w:trPr>
        <w:tc>
          <w:tcPr>
            <w:tcW w:w="1448" w:type="pct"/>
            <w:tcBorders>
              <w:top w:val="nil"/>
              <w:left w:val="nil"/>
              <w:bottom w:val="nil"/>
              <w:right w:val="nil"/>
            </w:tcBorders>
            <w:shd w:val="clear" w:color="auto" w:fill="auto"/>
            <w:noWrap/>
            <w:hideMark/>
          </w:tcPr>
          <w:p w14:paraId="6BF75A42" w14:textId="7777777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p>
        </w:tc>
        <w:tc>
          <w:tcPr>
            <w:tcW w:w="444" w:type="pct"/>
            <w:tcBorders>
              <w:top w:val="nil"/>
              <w:left w:val="nil"/>
              <w:bottom w:val="nil"/>
              <w:right w:val="nil"/>
            </w:tcBorders>
            <w:shd w:val="clear" w:color="auto" w:fill="auto"/>
            <w:noWrap/>
            <w:hideMark/>
          </w:tcPr>
          <w:p w14:paraId="0B4E950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279</w:t>
            </w:r>
          </w:p>
        </w:tc>
        <w:tc>
          <w:tcPr>
            <w:tcW w:w="352" w:type="pct"/>
            <w:tcBorders>
              <w:top w:val="nil"/>
              <w:left w:val="nil"/>
              <w:bottom w:val="nil"/>
              <w:right w:val="nil"/>
            </w:tcBorders>
            <w:shd w:val="clear" w:color="auto" w:fill="auto"/>
            <w:noWrap/>
            <w:hideMark/>
          </w:tcPr>
          <w:p w14:paraId="60B9165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65</w:t>
            </w:r>
          </w:p>
        </w:tc>
        <w:tc>
          <w:tcPr>
            <w:tcW w:w="805" w:type="pct"/>
            <w:tcBorders>
              <w:top w:val="nil"/>
              <w:left w:val="nil"/>
              <w:bottom w:val="nil"/>
              <w:right w:val="nil"/>
            </w:tcBorders>
            <w:shd w:val="clear" w:color="auto" w:fill="auto"/>
            <w:noWrap/>
            <w:hideMark/>
          </w:tcPr>
          <w:p w14:paraId="379A38A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0,080</w:t>
            </w:r>
          </w:p>
        </w:tc>
        <w:tc>
          <w:tcPr>
            <w:tcW w:w="785" w:type="pct"/>
            <w:tcBorders>
              <w:top w:val="nil"/>
              <w:left w:val="nil"/>
              <w:bottom w:val="nil"/>
              <w:right w:val="nil"/>
            </w:tcBorders>
            <w:shd w:val="clear" w:color="auto" w:fill="auto"/>
            <w:noWrap/>
            <w:hideMark/>
          </w:tcPr>
          <w:p w14:paraId="327B6775"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0,083</w:t>
            </w:r>
          </w:p>
        </w:tc>
        <w:tc>
          <w:tcPr>
            <w:tcW w:w="583" w:type="pct"/>
            <w:tcBorders>
              <w:top w:val="nil"/>
              <w:left w:val="nil"/>
              <w:bottom w:val="nil"/>
              <w:right w:val="nil"/>
            </w:tcBorders>
            <w:shd w:val="clear" w:color="auto" w:fill="auto"/>
            <w:noWrap/>
            <w:hideMark/>
          </w:tcPr>
          <w:p w14:paraId="433CCDB8"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0,811</w:t>
            </w:r>
          </w:p>
        </w:tc>
        <w:tc>
          <w:tcPr>
            <w:tcW w:w="583" w:type="pct"/>
            <w:tcBorders>
              <w:top w:val="nil"/>
              <w:left w:val="nil"/>
              <w:bottom w:val="nil"/>
              <w:right w:val="nil"/>
            </w:tcBorders>
            <w:shd w:val="clear" w:color="auto" w:fill="auto"/>
            <w:noWrap/>
            <w:hideMark/>
          </w:tcPr>
          <w:p w14:paraId="0EACD9FF"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0,842</w:t>
            </w:r>
          </w:p>
        </w:tc>
      </w:tr>
      <w:tr w:rsidR="002D0511" w:rsidRPr="006D272F" w14:paraId="3FBEC8F6" w14:textId="77777777" w:rsidTr="00E65789">
        <w:trPr>
          <w:trHeight w:val="320"/>
          <w:jc w:val="center"/>
        </w:trPr>
        <w:tc>
          <w:tcPr>
            <w:tcW w:w="1448" w:type="pct"/>
            <w:tcBorders>
              <w:top w:val="nil"/>
              <w:left w:val="nil"/>
              <w:bottom w:val="single" w:sz="4" w:space="0" w:color="auto"/>
              <w:right w:val="nil"/>
            </w:tcBorders>
            <w:shd w:val="clear" w:color="auto" w:fill="auto"/>
            <w:noWrap/>
            <w:hideMark/>
          </w:tcPr>
          <w:p w14:paraId="16CF8F56" w14:textId="77777777" w:rsidR="002D0511" w:rsidRPr="006D272F" w:rsidRDefault="002D0511" w:rsidP="002D0511">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p>
        </w:tc>
        <w:tc>
          <w:tcPr>
            <w:tcW w:w="444" w:type="pct"/>
            <w:tcBorders>
              <w:top w:val="nil"/>
              <w:left w:val="nil"/>
              <w:bottom w:val="single" w:sz="4" w:space="0" w:color="auto"/>
              <w:right w:val="nil"/>
            </w:tcBorders>
            <w:shd w:val="clear" w:color="auto" w:fill="auto"/>
            <w:noWrap/>
            <w:hideMark/>
          </w:tcPr>
          <w:p w14:paraId="33BA906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494</w:t>
            </w:r>
          </w:p>
        </w:tc>
        <w:tc>
          <w:tcPr>
            <w:tcW w:w="352" w:type="pct"/>
            <w:tcBorders>
              <w:top w:val="nil"/>
              <w:left w:val="nil"/>
              <w:bottom w:val="single" w:sz="4" w:space="0" w:color="auto"/>
              <w:right w:val="nil"/>
            </w:tcBorders>
            <w:shd w:val="clear" w:color="auto" w:fill="auto"/>
            <w:noWrap/>
            <w:hideMark/>
          </w:tcPr>
          <w:p w14:paraId="1741FE02"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44</w:t>
            </w:r>
          </w:p>
        </w:tc>
        <w:tc>
          <w:tcPr>
            <w:tcW w:w="805" w:type="pct"/>
            <w:tcBorders>
              <w:top w:val="nil"/>
              <w:left w:val="nil"/>
              <w:bottom w:val="single" w:sz="4" w:space="0" w:color="auto"/>
              <w:right w:val="nil"/>
            </w:tcBorders>
            <w:shd w:val="clear" w:color="auto" w:fill="auto"/>
            <w:noWrap/>
            <w:hideMark/>
          </w:tcPr>
          <w:p w14:paraId="59BA569C"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0,055</w:t>
            </w:r>
          </w:p>
        </w:tc>
        <w:tc>
          <w:tcPr>
            <w:tcW w:w="785" w:type="pct"/>
            <w:tcBorders>
              <w:top w:val="nil"/>
              <w:left w:val="nil"/>
              <w:bottom w:val="single" w:sz="4" w:space="0" w:color="auto"/>
              <w:right w:val="nil"/>
            </w:tcBorders>
            <w:shd w:val="clear" w:color="auto" w:fill="auto"/>
            <w:noWrap/>
            <w:hideMark/>
          </w:tcPr>
          <w:p w14:paraId="5C998E3D"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0,052</w:t>
            </w:r>
          </w:p>
        </w:tc>
        <w:tc>
          <w:tcPr>
            <w:tcW w:w="583" w:type="pct"/>
            <w:tcBorders>
              <w:top w:val="nil"/>
              <w:left w:val="nil"/>
              <w:bottom w:val="single" w:sz="4" w:space="0" w:color="auto"/>
              <w:right w:val="nil"/>
            </w:tcBorders>
            <w:shd w:val="clear" w:color="auto" w:fill="auto"/>
            <w:noWrap/>
            <w:hideMark/>
          </w:tcPr>
          <w:p w14:paraId="09F2A5C3"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0,926</w:t>
            </w:r>
          </w:p>
        </w:tc>
        <w:tc>
          <w:tcPr>
            <w:tcW w:w="583" w:type="pct"/>
            <w:tcBorders>
              <w:top w:val="nil"/>
              <w:left w:val="nil"/>
              <w:bottom w:val="single" w:sz="4" w:space="0" w:color="auto"/>
              <w:right w:val="nil"/>
            </w:tcBorders>
            <w:shd w:val="clear" w:color="auto" w:fill="auto"/>
            <w:noWrap/>
            <w:hideMark/>
          </w:tcPr>
          <w:p w14:paraId="3CCDD706" w14:textId="77777777" w:rsidR="002D0511" w:rsidRPr="006D272F" w:rsidRDefault="002D0511" w:rsidP="002D0511">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0,941</w:t>
            </w:r>
          </w:p>
        </w:tc>
      </w:tr>
    </w:tbl>
    <w:p w14:paraId="26D1CD8B" w14:textId="2640A76B" w:rsidR="002D0511" w:rsidRPr="006D272F" w:rsidRDefault="002D0511" w:rsidP="002D0511">
      <w:pPr>
        <w:ind w:firstLine="0"/>
      </w:pPr>
    </w:p>
    <w:p w14:paraId="30B2AEAB" w14:textId="600CDFDD" w:rsidR="00B81BF8" w:rsidRPr="006D272F" w:rsidRDefault="002D0511" w:rsidP="00913387">
      <w:pPr>
        <w:ind w:firstLine="0"/>
        <w:rPr>
          <w:color w:val="000000" w:themeColor="text1"/>
        </w:rPr>
      </w:pPr>
      <w:r w:rsidRPr="006D272F">
        <w:rPr>
          <w:color w:val="000000" w:themeColor="text1"/>
        </w:rPr>
        <w:t>Mátstuðlar fyrir bæði</w:t>
      </w:r>
      <w:ins w:id="76" w:author="Aðalheiður Magnúsdóttir - HI" w:date="2023-03-22T10:11:00Z">
        <w:r w:rsidR="00554D12">
          <w:rPr>
            <w:color w:val="000000" w:themeColor="text1"/>
          </w:rPr>
          <w:t xml:space="preserve"> </w:t>
        </w:r>
      </w:ins>
      <w:r w:rsidRPr="006D272F">
        <w:rPr>
          <w:color w:val="000000" w:themeColor="text1"/>
        </w:rPr>
        <w:t>líkön eru fullnægjandi í flestum tilvikum. Bæði líkönin uppfylla viðmið um</w:t>
      </w:r>
      <w:ins w:id="77" w:author="Aðalheiður Magnúsdóttir - HI" w:date="2023-03-22T10:11:00Z">
        <w:r w:rsidR="00554D12">
          <w:rPr>
            <w:color w:val="000000" w:themeColor="text1"/>
          </w:rPr>
          <w:t xml:space="preserve"> að</w:t>
        </w:r>
      </w:ins>
      <w:r w:rsidRPr="006D272F">
        <w:rPr>
          <w:color w:val="000000" w:themeColor="text1"/>
        </w:rPr>
        <w:t xml:space="preserve"> st</w:t>
      </w:r>
      <w:ins w:id="78" w:author="Aðalheiður Magnúsdóttir - HI" w:date="2023-03-22T10:11:00Z">
        <w:r w:rsidR="00554D12">
          <w:rPr>
            <w:color w:val="000000" w:themeColor="text1"/>
          </w:rPr>
          <w:t>ö</w:t>
        </w:r>
      </w:ins>
      <w:del w:id="79" w:author="Aðalheiður Magnúsdóttir - HI" w:date="2023-03-22T10:11:00Z">
        <w:r w:rsidRPr="006D272F" w:rsidDel="00554D12">
          <w:rPr>
            <w:color w:val="000000" w:themeColor="text1"/>
          </w:rPr>
          <w:delText>a</w:delText>
        </w:r>
      </w:del>
      <w:r w:rsidRPr="006D272F">
        <w:rPr>
          <w:color w:val="000000" w:themeColor="text1"/>
        </w:rPr>
        <w:t>ðl</w:t>
      </w:r>
      <w:ins w:id="80" w:author="Aðalheiður Magnúsdóttir - HI" w:date="2023-03-22T10:12:00Z">
        <w:r w:rsidR="00554D12">
          <w:rPr>
            <w:color w:val="000000" w:themeColor="text1"/>
          </w:rPr>
          <w:t>u</w:t>
        </w:r>
      </w:ins>
      <w:del w:id="81" w:author="Aðalheiður Magnúsdóttir - HI" w:date="2023-03-22T10:12:00Z">
        <w:r w:rsidRPr="006D272F" w:rsidDel="00554D12">
          <w:rPr>
            <w:color w:val="000000" w:themeColor="text1"/>
          </w:rPr>
          <w:delText>a</w:delText>
        </w:r>
      </w:del>
      <w:r w:rsidRPr="006D272F">
        <w:rPr>
          <w:color w:val="000000" w:themeColor="text1"/>
        </w:rPr>
        <w:t>ð</w:t>
      </w:r>
      <w:del w:id="82" w:author="Aðalheiður Magnúsdóttir - HI" w:date="2023-03-22T10:12:00Z">
        <w:r w:rsidRPr="006D272F" w:rsidDel="00554D12">
          <w:rPr>
            <w:color w:val="000000" w:themeColor="text1"/>
          </w:rPr>
          <w:delText>a</w:delText>
        </w:r>
      </w:del>
      <w:r w:rsidRPr="006D272F">
        <w:rPr>
          <w:color w:val="000000" w:themeColor="text1"/>
        </w:rPr>
        <w:t xml:space="preserve"> veldisrót (RMSEA) sé á bilinu 0 til ,08</w:t>
      </w:r>
      <w:r w:rsidR="00B81BF8" w:rsidRPr="006D272F">
        <w:rPr>
          <w:color w:val="000000" w:themeColor="text1"/>
        </w:rPr>
        <w:t xml:space="preserve"> (Hu og Bentler, 1999)</w:t>
      </w:r>
      <w:r w:rsidRPr="006D272F">
        <w:rPr>
          <w:color w:val="000000" w:themeColor="text1"/>
        </w:rPr>
        <w:t>. Ásamt því</w:t>
      </w:r>
      <w:ins w:id="83" w:author="Aðalheiður Magnúsdóttir - HI" w:date="2023-03-22T10:12:00Z">
        <w:r w:rsidR="00C207F1">
          <w:rPr>
            <w:color w:val="000000" w:themeColor="text1"/>
          </w:rPr>
          <w:t xml:space="preserve"> </w:t>
        </w:r>
      </w:ins>
      <w:r w:rsidR="00B81BF8" w:rsidRPr="006D272F">
        <w:rPr>
          <w:color w:val="000000" w:themeColor="text1"/>
        </w:rPr>
        <w:t xml:space="preserve">uppfylla þau einnig algeng viðmið um að </w:t>
      </w:r>
      <w:r w:rsidRPr="006D272F">
        <w:rPr>
          <w:color w:val="000000" w:themeColor="text1"/>
        </w:rPr>
        <w:t>staðalskekkj</w:t>
      </w:r>
      <w:r w:rsidR="00B81BF8" w:rsidRPr="006D272F">
        <w:rPr>
          <w:color w:val="000000" w:themeColor="text1"/>
        </w:rPr>
        <w:t xml:space="preserve">a </w:t>
      </w:r>
      <w:r w:rsidRPr="006D272F">
        <w:rPr>
          <w:color w:val="000000" w:themeColor="text1"/>
        </w:rPr>
        <w:t>skuli (SRMSR) vera á milli ,05 til ,08</w:t>
      </w:r>
      <w:r w:rsidR="00B81BF8" w:rsidRPr="006D272F">
        <w:rPr>
          <w:color w:val="000000" w:themeColor="text1"/>
        </w:rPr>
        <w:t xml:space="preserve"> (Fabrigar o.fl., 1999)</w:t>
      </w:r>
      <w:r w:rsidRPr="006D272F">
        <w:rPr>
          <w:color w:val="000000" w:themeColor="text1"/>
        </w:rPr>
        <w:t xml:space="preserve">. </w:t>
      </w:r>
      <w:r w:rsidR="00B81BF8" w:rsidRPr="006D272F">
        <w:rPr>
          <w:color w:val="000000" w:themeColor="text1"/>
        </w:rPr>
        <w:t>Hinsvegar uppfyllir líkanið fyrir starfsmenn skóla ekki algeng viðmið um samanburðar viðmið (CFI), en það er æskilegt að það sé yfir ,95, og Tucker-Lewis viðmið, æskilegt að það séu yfir ,9. Vert er þó að benda á að líkanið er ekki langt frá þessum viðmiðum. Líkan fyrir forsjáraðila uppfyllir Tucker-Lewis viðmið en er rétt fyrir utan algeng viðmið fyrir samanburðar viðmið (Bentler og Bonnet, 1980). Bæði líkönin uppfylla hinsvegar ekki viðmið um</w:t>
      </w:r>
      <w:r w:rsidRPr="006D272F">
        <w:rPr>
          <w:color w:val="000000" w:themeColor="text1"/>
        </w:rPr>
        <w:t xml:space="preserve"> M2 stuðull og frígráður (df</w:t>
      </w:r>
      <w:r w:rsidR="001B710B" w:rsidRPr="006D272F">
        <w:rPr>
          <w:color w:val="000000" w:themeColor="text1"/>
        </w:rPr>
        <w:t>)</w:t>
      </w:r>
      <w:r w:rsidRPr="006D272F">
        <w:rPr>
          <w:color w:val="000000" w:themeColor="text1"/>
        </w:rPr>
        <w:t xml:space="preserve"> (</w:t>
      </w:r>
      <w:r w:rsidR="00E90C03" w:rsidRPr="006D272F">
        <w:t>de Ayla, 2022</w:t>
      </w:r>
      <w:r w:rsidRPr="006D272F">
        <w:rPr>
          <w:color w:val="000000" w:themeColor="text1"/>
        </w:rPr>
        <w:t>).</w:t>
      </w:r>
      <w:r w:rsidR="001B710B" w:rsidRPr="006D272F">
        <w:rPr>
          <w:color w:val="000000" w:themeColor="text1"/>
        </w:rPr>
        <w:t xml:space="preserve"> Ef skoðað er krítíska gildið úr kí-kvaðrat dreifingu með 65 og 44 frígráðum fáum við gildin 79,082 og 67,505. Bæði gildinn eru langt undir M2 gildinu og við getum því hafnað tilgátunni um fullkomin mát</w:t>
      </w:r>
      <w:r w:rsidR="003839C1" w:rsidRPr="006D272F">
        <w:rPr>
          <w:color w:val="000000" w:themeColor="text1"/>
        </w:rPr>
        <w:t xml:space="preserve"> þar sem M2 gildin</w:t>
      </w:r>
      <w:del w:id="84" w:author="Aðalheiður Magnúsdóttir - HI" w:date="2023-03-22T10:12:00Z">
        <w:r w:rsidR="003839C1" w:rsidRPr="006D272F" w:rsidDel="00C207F1">
          <w:rPr>
            <w:color w:val="000000" w:themeColor="text1"/>
          </w:rPr>
          <w:delText>n</w:delText>
        </w:r>
      </w:del>
      <w:r w:rsidR="003839C1" w:rsidRPr="006D272F">
        <w:rPr>
          <w:color w:val="000000" w:themeColor="text1"/>
        </w:rPr>
        <w:t xml:space="preserve"> eru langt yfir markt</w:t>
      </w:r>
      <w:ins w:id="85" w:author="Aðalheiður Magnúsdóttir - HI" w:date="2023-03-22T10:12:00Z">
        <w:r w:rsidR="00C207F1">
          <w:rPr>
            <w:color w:val="000000" w:themeColor="text1"/>
          </w:rPr>
          <w:t>e</w:t>
        </w:r>
      </w:ins>
      <w:del w:id="86" w:author="Aðalheiður Magnúsdóttir - HI" w:date="2023-03-22T10:12:00Z">
        <w:r w:rsidR="003839C1" w:rsidRPr="006D272F" w:rsidDel="00C207F1">
          <w:rPr>
            <w:color w:val="000000" w:themeColor="text1"/>
          </w:rPr>
          <w:delText>æ</w:delText>
        </w:r>
      </w:del>
      <w:r w:rsidR="003839C1" w:rsidRPr="006D272F">
        <w:rPr>
          <w:color w:val="000000" w:themeColor="text1"/>
        </w:rPr>
        <w:t>ktarmörkum</w:t>
      </w:r>
      <w:r w:rsidR="001B710B" w:rsidRPr="006D272F">
        <w:rPr>
          <w:color w:val="000000" w:themeColor="text1"/>
        </w:rPr>
        <w:t>.</w:t>
      </w:r>
      <w:r w:rsidR="00403CC6" w:rsidRPr="006D272F">
        <w:rPr>
          <w:color w:val="000000" w:themeColor="text1"/>
        </w:rPr>
        <w:t xml:space="preserve"> </w:t>
      </w:r>
      <w:r w:rsidR="003839C1" w:rsidRPr="006D272F">
        <w:rPr>
          <w:color w:val="000000" w:themeColor="text1"/>
        </w:rPr>
        <w:t xml:space="preserve">Hinsvegar þá uppfylla líkönin viðmið </w:t>
      </w:r>
      <w:r w:rsidR="00403CC6" w:rsidRPr="006D272F">
        <w:rPr>
          <w:color w:val="000000" w:themeColor="text1"/>
        </w:rPr>
        <w:t xml:space="preserve">ákveðna mátstuðla </w:t>
      </w:r>
      <w:r w:rsidR="003839C1" w:rsidRPr="006D272F">
        <w:rPr>
          <w:color w:val="000000" w:themeColor="text1"/>
        </w:rPr>
        <w:t>og því var ákveðið að</w:t>
      </w:r>
      <w:r w:rsidR="00403CC6" w:rsidRPr="006D272F">
        <w:rPr>
          <w:color w:val="000000" w:themeColor="text1"/>
        </w:rPr>
        <w:t xml:space="preserve"> skoða eiginleika líkan</w:t>
      </w:r>
      <w:r w:rsidR="007F5A8E" w:rsidRPr="006D272F">
        <w:rPr>
          <w:color w:val="000000" w:themeColor="text1"/>
        </w:rPr>
        <w:t>anna,</w:t>
      </w:r>
      <w:r w:rsidR="00403CC6" w:rsidRPr="006D272F">
        <w:rPr>
          <w:color w:val="000000" w:themeColor="text1"/>
        </w:rPr>
        <w:t xml:space="preserve"> sjá töflu </w:t>
      </w:r>
      <w:r w:rsidR="007F5A8E" w:rsidRPr="006D272F">
        <w:rPr>
          <w:color w:val="000000" w:themeColor="text1"/>
        </w:rPr>
        <w:t>6.</w:t>
      </w:r>
    </w:p>
    <w:p w14:paraId="04224E75" w14:textId="332894E7" w:rsidR="007F5A8E" w:rsidRPr="006D272F" w:rsidRDefault="001B0A73" w:rsidP="001B0A73">
      <w:pPr>
        <w:spacing w:line="240" w:lineRule="auto"/>
        <w:ind w:firstLine="0"/>
        <w:rPr>
          <w:color w:val="000000" w:themeColor="text1"/>
        </w:rPr>
      </w:pPr>
      <w:r w:rsidRPr="006D272F">
        <w:rPr>
          <w:color w:val="000000" w:themeColor="text1"/>
        </w:rPr>
        <w:br w:type="page"/>
      </w:r>
    </w:p>
    <w:tbl>
      <w:tblPr>
        <w:tblW w:w="8900" w:type="dxa"/>
        <w:jc w:val="center"/>
        <w:tblLook w:val="04A0" w:firstRow="1" w:lastRow="0" w:firstColumn="1" w:lastColumn="0" w:noHBand="0" w:noVBand="1"/>
      </w:tblPr>
      <w:tblGrid>
        <w:gridCol w:w="2404"/>
        <w:gridCol w:w="1624"/>
        <w:gridCol w:w="1624"/>
        <w:gridCol w:w="1624"/>
        <w:gridCol w:w="1624"/>
      </w:tblGrid>
      <w:tr w:rsidR="007F5A8E" w:rsidRPr="006D272F" w14:paraId="3869C855" w14:textId="77777777" w:rsidTr="00E65789">
        <w:trPr>
          <w:trHeight w:val="320"/>
          <w:jc w:val="center"/>
        </w:trPr>
        <w:tc>
          <w:tcPr>
            <w:tcW w:w="8900" w:type="dxa"/>
            <w:gridSpan w:val="5"/>
            <w:tcBorders>
              <w:top w:val="nil"/>
              <w:left w:val="nil"/>
              <w:bottom w:val="nil"/>
              <w:right w:val="nil"/>
            </w:tcBorders>
            <w:shd w:val="clear" w:color="auto" w:fill="auto"/>
            <w:noWrap/>
            <w:hideMark/>
          </w:tcPr>
          <w:p w14:paraId="48EFF3D3" w14:textId="3CA6DFD6" w:rsidR="007F5A8E" w:rsidRPr="006D272F" w:rsidRDefault="007F5A8E" w:rsidP="007F5A8E">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Tafla 6.</w:t>
            </w:r>
          </w:p>
        </w:tc>
      </w:tr>
      <w:tr w:rsidR="007F5A8E" w:rsidRPr="006D272F" w14:paraId="5CB2BBE6" w14:textId="77777777" w:rsidTr="00E65789">
        <w:trPr>
          <w:trHeight w:val="320"/>
          <w:jc w:val="center"/>
        </w:trPr>
        <w:tc>
          <w:tcPr>
            <w:tcW w:w="8900" w:type="dxa"/>
            <w:gridSpan w:val="5"/>
            <w:tcBorders>
              <w:top w:val="nil"/>
              <w:left w:val="nil"/>
              <w:bottom w:val="single" w:sz="4" w:space="0" w:color="auto"/>
              <w:right w:val="nil"/>
            </w:tcBorders>
            <w:shd w:val="clear" w:color="auto" w:fill="auto"/>
            <w:noWrap/>
            <w:hideMark/>
          </w:tcPr>
          <w:p w14:paraId="4D37472F" w14:textId="77777777" w:rsidR="007F5A8E" w:rsidRPr="006D272F" w:rsidRDefault="007F5A8E" w:rsidP="007F5A8E">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B.</w:t>
            </w:r>
          </w:p>
        </w:tc>
      </w:tr>
      <w:tr w:rsidR="007F5A8E" w:rsidRPr="006D272F" w14:paraId="39C3ADC7" w14:textId="77777777" w:rsidTr="00E65789">
        <w:trPr>
          <w:trHeight w:val="320"/>
          <w:jc w:val="center"/>
        </w:trPr>
        <w:tc>
          <w:tcPr>
            <w:tcW w:w="2404" w:type="dxa"/>
            <w:tcBorders>
              <w:top w:val="nil"/>
              <w:left w:val="nil"/>
              <w:bottom w:val="nil"/>
              <w:right w:val="nil"/>
            </w:tcBorders>
            <w:shd w:val="clear" w:color="auto" w:fill="auto"/>
            <w:noWrap/>
            <w:hideMark/>
          </w:tcPr>
          <w:p w14:paraId="4FDF60FD" w14:textId="77777777" w:rsidR="007F5A8E" w:rsidRPr="006D272F" w:rsidRDefault="007F5A8E" w:rsidP="007F5A8E">
            <w:pPr>
              <w:spacing w:before="60" w:after="60" w:line="360" w:lineRule="auto"/>
              <w:ind w:firstLine="0"/>
              <w:rPr>
                <w:rFonts w:eastAsia="Times New Roman"/>
                <w:color w:val="000000"/>
                <w:lang w:eastAsia="en-GB"/>
              </w:rPr>
            </w:pPr>
          </w:p>
        </w:tc>
        <w:tc>
          <w:tcPr>
            <w:tcW w:w="3248" w:type="dxa"/>
            <w:gridSpan w:val="2"/>
            <w:tcBorders>
              <w:top w:val="single" w:sz="4" w:space="0" w:color="auto"/>
              <w:left w:val="nil"/>
              <w:bottom w:val="single" w:sz="4" w:space="0" w:color="auto"/>
              <w:right w:val="nil"/>
            </w:tcBorders>
            <w:shd w:val="clear" w:color="auto" w:fill="auto"/>
            <w:noWrap/>
            <w:hideMark/>
          </w:tcPr>
          <w:p w14:paraId="47989C1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248" w:type="dxa"/>
            <w:gridSpan w:val="2"/>
            <w:tcBorders>
              <w:top w:val="single" w:sz="4" w:space="0" w:color="auto"/>
              <w:left w:val="nil"/>
              <w:bottom w:val="single" w:sz="4" w:space="0" w:color="auto"/>
              <w:right w:val="nil"/>
            </w:tcBorders>
            <w:shd w:val="clear" w:color="auto" w:fill="auto"/>
            <w:noWrap/>
            <w:hideMark/>
          </w:tcPr>
          <w:p w14:paraId="44A99B9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7F5A8E" w:rsidRPr="006D272F" w14:paraId="37F310AB" w14:textId="77777777" w:rsidTr="00E65789">
        <w:trPr>
          <w:trHeight w:val="320"/>
          <w:jc w:val="center"/>
        </w:trPr>
        <w:tc>
          <w:tcPr>
            <w:tcW w:w="2404" w:type="dxa"/>
            <w:tcBorders>
              <w:top w:val="nil"/>
              <w:left w:val="nil"/>
              <w:bottom w:val="single" w:sz="4" w:space="0" w:color="auto"/>
              <w:right w:val="nil"/>
            </w:tcBorders>
            <w:shd w:val="clear" w:color="auto" w:fill="auto"/>
            <w:noWrap/>
            <w:hideMark/>
          </w:tcPr>
          <w:p w14:paraId="22EE79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1624" w:type="dxa"/>
            <w:tcBorders>
              <w:top w:val="nil"/>
              <w:left w:val="nil"/>
              <w:bottom w:val="single" w:sz="4" w:space="0" w:color="auto"/>
              <w:right w:val="nil"/>
            </w:tcBorders>
            <w:shd w:val="clear" w:color="auto" w:fill="auto"/>
            <w:noWrap/>
            <w:hideMark/>
          </w:tcPr>
          <w:p w14:paraId="31BE6ED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1624" w:type="dxa"/>
            <w:tcBorders>
              <w:top w:val="nil"/>
              <w:left w:val="nil"/>
              <w:bottom w:val="single" w:sz="4" w:space="0" w:color="auto"/>
              <w:right w:val="nil"/>
            </w:tcBorders>
            <w:shd w:val="clear" w:color="auto" w:fill="auto"/>
            <w:noWrap/>
            <w:hideMark/>
          </w:tcPr>
          <w:p w14:paraId="71ADE54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h2</w:t>
            </w:r>
          </w:p>
        </w:tc>
        <w:tc>
          <w:tcPr>
            <w:tcW w:w="1624" w:type="dxa"/>
            <w:tcBorders>
              <w:top w:val="nil"/>
              <w:left w:val="nil"/>
              <w:bottom w:val="single" w:sz="4" w:space="0" w:color="auto"/>
              <w:right w:val="nil"/>
            </w:tcBorders>
            <w:shd w:val="clear" w:color="auto" w:fill="auto"/>
            <w:noWrap/>
            <w:hideMark/>
          </w:tcPr>
          <w:p w14:paraId="3742763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1624" w:type="dxa"/>
            <w:tcBorders>
              <w:top w:val="nil"/>
              <w:left w:val="nil"/>
              <w:bottom w:val="single" w:sz="4" w:space="0" w:color="auto"/>
              <w:right w:val="nil"/>
            </w:tcBorders>
            <w:shd w:val="clear" w:color="auto" w:fill="auto"/>
            <w:noWrap/>
            <w:hideMark/>
          </w:tcPr>
          <w:p w14:paraId="0BBEF61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h2</w:t>
            </w:r>
          </w:p>
        </w:tc>
      </w:tr>
      <w:tr w:rsidR="007F5A8E" w:rsidRPr="006D272F" w14:paraId="7E3C4713" w14:textId="77777777" w:rsidTr="00E65789">
        <w:trPr>
          <w:trHeight w:val="320"/>
          <w:jc w:val="center"/>
        </w:trPr>
        <w:tc>
          <w:tcPr>
            <w:tcW w:w="2404" w:type="dxa"/>
            <w:tcBorders>
              <w:top w:val="nil"/>
              <w:left w:val="nil"/>
              <w:bottom w:val="nil"/>
              <w:right w:val="nil"/>
            </w:tcBorders>
            <w:shd w:val="clear" w:color="auto" w:fill="auto"/>
            <w:noWrap/>
            <w:hideMark/>
          </w:tcPr>
          <w:p w14:paraId="02D33AD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sp_b01</w:t>
            </w:r>
          </w:p>
        </w:tc>
        <w:tc>
          <w:tcPr>
            <w:tcW w:w="1624" w:type="dxa"/>
            <w:tcBorders>
              <w:top w:val="nil"/>
              <w:left w:val="nil"/>
              <w:bottom w:val="nil"/>
              <w:right w:val="nil"/>
            </w:tcBorders>
            <w:shd w:val="clear" w:color="auto" w:fill="auto"/>
            <w:noWrap/>
            <w:hideMark/>
          </w:tcPr>
          <w:p w14:paraId="7C848E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0,565</w:t>
            </w:r>
          </w:p>
        </w:tc>
        <w:tc>
          <w:tcPr>
            <w:tcW w:w="1624" w:type="dxa"/>
            <w:tcBorders>
              <w:top w:val="nil"/>
              <w:left w:val="nil"/>
              <w:bottom w:val="nil"/>
              <w:right w:val="nil"/>
            </w:tcBorders>
            <w:shd w:val="clear" w:color="auto" w:fill="auto"/>
            <w:noWrap/>
            <w:hideMark/>
          </w:tcPr>
          <w:p w14:paraId="044EAF1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0,319</w:t>
            </w:r>
          </w:p>
        </w:tc>
        <w:tc>
          <w:tcPr>
            <w:tcW w:w="1624" w:type="dxa"/>
            <w:tcBorders>
              <w:top w:val="nil"/>
              <w:left w:val="nil"/>
              <w:bottom w:val="nil"/>
              <w:right w:val="nil"/>
            </w:tcBorders>
            <w:shd w:val="clear" w:color="auto" w:fill="auto"/>
            <w:noWrap/>
            <w:hideMark/>
          </w:tcPr>
          <w:p w14:paraId="59A0AB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0,476</w:t>
            </w:r>
          </w:p>
        </w:tc>
        <w:tc>
          <w:tcPr>
            <w:tcW w:w="1624" w:type="dxa"/>
            <w:tcBorders>
              <w:top w:val="nil"/>
              <w:left w:val="nil"/>
              <w:bottom w:val="nil"/>
              <w:right w:val="nil"/>
            </w:tcBorders>
            <w:shd w:val="clear" w:color="auto" w:fill="auto"/>
            <w:noWrap/>
            <w:hideMark/>
          </w:tcPr>
          <w:p w14:paraId="03DE324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0,227</w:t>
            </w:r>
          </w:p>
        </w:tc>
      </w:tr>
      <w:tr w:rsidR="007F5A8E" w:rsidRPr="006D272F" w14:paraId="50C2FE7D" w14:textId="77777777" w:rsidTr="00E65789">
        <w:trPr>
          <w:trHeight w:val="320"/>
          <w:jc w:val="center"/>
        </w:trPr>
        <w:tc>
          <w:tcPr>
            <w:tcW w:w="2404" w:type="dxa"/>
            <w:tcBorders>
              <w:top w:val="nil"/>
              <w:left w:val="nil"/>
              <w:bottom w:val="nil"/>
              <w:right w:val="nil"/>
            </w:tcBorders>
            <w:shd w:val="clear" w:color="auto" w:fill="auto"/>
            <w:noWrap/>
            <w:hideMark/>
          </w:tcPr>
          <w:p w14:paraId="697FB05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sp_b02</w:t>
            </w:r>
          </w:p>
        </w:tc>
        <w:tc>
          <w:tcPr>
            <w:tcW w:w="1624" w:type="dxa"/>
            <w:tcBorders>
              <w:top w:val="nil"/>
              <w:left w:val="nil"/>
              <w:bottom w:val="nil"/>
              <w:right w:val="nil"/>
            </w:tcBorders>
            <w:shd w:val="clear" w:color="auto" w:fill="auto"/>
            <w:noWrap/>
            <w:hideMark/>
          </w:tcPr>
          <w:p w14:paraId="629BFC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0,761</w:t>
            </w:r>
          </w:p>
        </w:tc>
        <w:tc>
          <w:tcPr>
            <w:tcW w:w="1624" w:type="dxa"/>
            <w:tcBorders>
              <w:top w:val="nil"/>
              <w:left w:val="nil"/>
              <w:bottom w:val="nil"/>
              <w:right w:val="nil"/>
            </w:tcBorders>
            <w:shd w:val="clear" w:color="auto" w:fill="auto"/>
            <w:noWrap/>
            <w:hideMark/>
          </w:tcPr>
          <w:p w14:paraId="153480F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0,579</w:t>
            </w:r>
          </w:p>
        </w:tc>
        <w:tc>
          <w:tcPr>
            <w:tcW w:w="1624" w:type="dxa"/>
            <w:tcBorders>
              <w:top w:val="nil"/>
              <w:left w:val="nil"/>
              <w:bottom w:val="nil"/>
              <w:right w:val="nil"/>
            </w:tcBorders>
            <w:shd w:val="clear" w:color="auto" w:fill="auto"/>
            <w:noWrap/>
            <w:hideMark/>
          </w:tcPr>
          <w:p w14:paraId="1A456CF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0,724</w:t>
            </w:r>
          </w:p>
        </w:tc>
        <w:tc>
          <w:tcPr>
            <w:tcW w:w="1624" w:type="dxa"/>
            <w:tcBorders>
              <w:top w:val="nil"/>
              <w:left w:val="nil"/>
              <w:bottom w:val="nil"/>
              <w:right w:val="nil"/>
            </w:tcBorders>
            <w:shd w:val="clear" w:color="auto" w:fill="auto"/>
            <w:noWrap/>
            <w:hideMark/>
          </w:tcPr>
          <w:p w14:paraId="7471E74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0,524</w:t>
            </w:r>
          </w:p>
        </w:tc>
      </w:tr>
      <w:tr w:rsidR="007F5A8E" w:rsidRPr="006D272F" w14:paraId="528057E3" w14:textId="77777777" w:rsidTr="00E65789">
        <w:trPr>
          <w:trHeight w:val="320"/>
          <w:jc w:val="center"/>
        </w:trPr>
        <w:tc>
          <w:tcPr>
            <w:tcW w:w="2404" w:type="dxa"/>
            <w:tcBorders>
              <w:top w:val="nil"/>
              <w:left w:val="nil"/>
              <w:bottom w:val="nil"/>
              <w:right w:val="nil"/>
            </w:tcBorders>
            <w:shd w:val="clear" w:color="auto" w:fill="auto"/>
            <w:noWrap/>
            <w:hideMark/>
          </w:tcPr>
          <w:p w14:paraId="63A9DD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sp_b03</w:t>
            </w:r>
          </w:p>
        </w:tc>
        <w:tc>
          <w:tcPr>
            <w:tcW w:w="1624" w:type="dxa"/>
            <w:tcBorders>
              <w:top w:val="nil"/>
              <w:left w:val="nil"/>
              <w:bottom w:val="nil"/>
              <w:right w:val="nil"/>
            </w:tcBorders>
            <w:shd w:val="clear" w:color="auto" w:fill="auto"/>
            <w:noWrap/>
            <w:hideMark/>
          </w:tcPr>
          <w:p w14:paraId="06B473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624" w:type="dxa"/>
            <w:tcBorders>
              <w:top w:val="nil"/>
              <w:left w:val="nil"/>
              <w:bottom w:val="nil"/>
              <w:right w:val="nil"/>
            </w:tcBorders>
            <w:shd w:val="clear" w:color="auto" w:fill="auto"/>
            <w:noWrap/>
            <w:hideMark/>
          </w:tcPr>
          <w:p w14:paraId="53B6D63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0,508</w:t>
            </w:r>
          </w:p>
        </w:tc>
        <w:tc>
          <w:tcPr>
            <w:tcW w:w="1624" w:type="dxa"/>
            <w:tcBorders>
              <w:top w:val="nil"/>
              <w:left w:val="nil"/>
              <w:bottom w:val="nil"/>
              <w:right w:val="nil"/>
            </w:tcBorders>
            <w:shd w:val="clear" w:color="auto" w:fill="auto"/>
            <w:noWrap/>
            <w:hideMark/>
          </w:tcPr>
          <w:p w14:paraId="2843CB27"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0,686</w:t>
            </w:r>
          </w:p>
        </w:tc>
        <w:tc>
          <w:tcPr>
            <w:tcW w:w="1624" w:type="dxa"/>
            <w:tcBorders>
              <w:top w:val="nil"/>
              <w:left w:val="nil"/>
              <w:bottom w:val="nil"/>
              <w:right w:val="nil"/>
            </w:tcBorders>
            <w:shd w:val="clear" w:color="auto" w:fill="auto"/>
            <w:noWrap/>
            <w:hideMark/>
          </w:tcPr>
          <w:p w14:paraId="4BD5573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w:t>
            </w:r>
          </w:p>
        </w:tc>
      </w:tr>
      <w:tr w:rsidR="007F5A8E" w:rsidRPr="006D272F" w14:paraId="6641B305" w14:textId="77777777" w:rsidTr="00E65789">
        <w:trPr>
          <w:trHeight w:val="320"/>
          <w:jc w:val="center"/>
        </w:trPr>
        <w:tc>
          <w:tcPr>
            <w:tcW w:w="2404" w:type="dxa"/>
            <w:tcBorders>
              <w:top w:val="nil"/>
              <w:left w:val="nil"/>
              <w:bottom w:val="nil"/>
              <w:right w:val="nil"/>
            </w:tcBorders>
            <w:shd w:val="clear" w:color="auto" w:fill="auto"/>
            <w:noWrap/>
            <w:hideMark/>
          </w:tcPr>
          <w:p w14:paraId="20B8770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sp_b04</w:t>
            </w:r>
          </w:p>
        </w:tc>
        <w:tc>
          <w:tcPr>
            <w:tcW w:w="1624" w:type="dxa"/>
            <w:tcBorders>
              <w:top w:val="nil"/>
              <w:left w:val="nil"/>
              <w:bottom w:val="nil"/>
              <w:right w:val="nil"/>
            </w:tcBorders>
            <w:shd w:val="clear" w:color="auto" w:fill="auto"/>
            <w:noWrap/>
            <w:hideMark/>
          </w:tcPr>
          <w:p w14:paraId="5FBC3AE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0,584</w:t>
            </w:r>
          </w:p>
        </w:tc>
        <w:tc>
          <w:tcPr>
            <w:tcW w:w="1624" w:type="dxa"/>
            <w:tcBorders>
              <w:top w:val="nil"/>
              <w:left w:val="nil"/>
              <w:bottom w:val="nil"/>
              <w:right w:val="nil"/>
            </w:tcBorders>
            <w:shd w:val="clear" w:color="auto" w:fill="auto"/>
            <w:noWrap/>
            <w:hideMark/>
          </w:tcPr>
          <w:p w14:paraId="532BF86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0,341</w:t>
            </w:r>
          </w:p>
        </w:tc>
        <w:tc>
          <w:tcPr>
            <w:tcW w:w="1624" w:type="dxa"/>
            <w:tcBorders>
              <w:top w:val="nil"/>
              <w:left w:val="nil"/>
              <w:bottom w:val="nil"/>
              <w:right w:val="nil"/>
            </w:tcBorders>
            <w:shd w:val="clear" w:color="auto" w:fill="auto"/>
            <w:noWrap/>
            <w:hideMark/>
          </w:tcPr>
          <w:p w14:paraId="58E5240A"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0,614</w:t>
            </w:r>
          </w:p>
        </w:tc>
        <w:tc>
          <w:tcPr>
            <w:tcW w:w="1624" w:type="dxa"/>
            <w:tcBorders>
              <w:top w:val="nil"/>
              <w:left w:val="nil"/>
              <w:bottom w:val="nil"/>
              <w:right w:val="nil"/>
            </w:tcBorders>
            <w:shd w:val="clear" w:color="auto" w:fill="auto"/>
            <w:noWrap/>
            <w:hideMark/>
          </w:tcPr>
          <w:p w14:paraId="69A47C4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0,376</w:t>
            </w:r>
          </w:p>
        </w:tc>
      </w:tr>
      <w:tr w:rsidR="007F5A8E" w:rsidRPr="006D272F" w14:paraId="55ED673F" w14:textId="77777777" w:rsidTr="00E65789">
        <w:trPr>
          <w:trHeight w:val="320"/>
          <w:jc w:val="center"/>
        </w:trPr>
        <w:tc>
          <w:tcPr>
            <w:tcW w:w="2404" w:type="dxa"/>
            <w:tcBorders>
              <w:top w:val="nil"/>
              <w:left w:val="nil"/>
              <w:bottom w:val="nil"/>
              <w:right w:val="nil"/>
            </w:tcBorders>
            <w:shd w:val="clear" w:color="auto" w:fill="auto"/>
            <w:noWrap/>
            <w:hideMark/>
          </w:tcPr>
          <w:p w14:paraId="017DBC3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sp_b05</w:t>
            </w:r>
          </w:p>
        </w:tc>
        <w:tc>
          <w:tcPr>
            <w:tcW w:w="1624" w:type="dxa"/>
            <w:tcBorders>
              <w:top w:val="nil"/>
              <w:left w:val="nil"/>
              <w:bottom w:val="nil"/>
              <w:right w:val="nil"/>
            </w:tcBorders>
            <w:shd w:val="clear" w:color="auto" w:fill="auto"/>
            <w:noWrap/>
            <w:hideMark/>
          </w:tcPr>
          <w:p w14:paraId="4FAAEF1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0,626</w:t>
            </w:r>
          </w:p>
        </w:tc>
        <w:tc>
          <w:tcPr>
            <w:tcW w:w="1624" w:type="dxa"/>
            <w:tcBorders>
              <w:top w:val="nil"/>
              <w:left w:val="nil"/>
              <w:bottom w:val="nil"/>
              <w:right w:val="nil"/>
            </w:tcBorders>
            <w:shd w:val="clear" w:color="auto" w:fill="auto"/>
            <w:noWrap/>
            <w:hideMark/>
          </w:tcPr>
          <w:p w14:paraId="6BA3F08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0,392</w:t>
            </w:r>
          </w:p>
        </w:tc>
        <w:tc>
          <w:tcPr>
            <w:tcW w:w="1624" w:type="dxa"/>
            <w:tcBorders>
              <w:top w:val="nil"/>
              <w:left w:val="nil"/>
              <w:bottom w:val="nil"/>
              <w:right w:val="nil"/>
            </w:tcBorders>
            <w:shd w:val="clear" w:color="auto" w:fill="auto"/>
            <w:noWrap/>
            <w:hideMark/>
          </w:tcPr>
          <w:p w14:paraId="0B4FF4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0,754</w:t>
            </w:r>
          </w:p>
        </w:tc>
        <w:tc>
          <w:tcPr>
            <w:tcW w:w="1624" w:type="dxa"/>
            <w:tcBorders>
              <w:top w:val="nil"/>
              <w:left w:val="nil"/>
              <w:bottom w:val="nil"/>
              <w:right w:val="nil"/>
            </w:tcBorders>
            <w:shd w:val="clear" w:color="auto" w:fill="auto"/>
            <w:noWrap/>
            <w:hideMark/>
          </w:tcPr>
          <w:p w14:paraId="157573E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0,568</w:t>
            </w:r>
          </w:p>
        </w:tc>
      </w:tr>
      <w:tr w:rsidR="007F5A8E" w:rsidRPr="006D272F" w14:paraId="2D6AEC61" w14:textId="77777777" w:rsidTr="00E65789">
        <w:trPr>
          <w:trHeight w:val="320"/>
          <w:jc w:val="center"/>
        </w:trPr>
        <w:tc>
          <w:tcPr>
            <w:tcW w:w="2404" w:type="dxa"/>
            <w:tcBorders>
              <w:top w:val="nil"/>
              <w:left w:val="nil"/>
              <w:bottom w:val="nil"/>
              <w:right w:val="nil"/>
            </w:tcBorders>
            <w:shd w:val="clear" w:color="auto" w:fill="auto"/>
            <w:noWrap/>
            <w:hideMark/>
          </w:tcPr>
          <w:p w14:paraId="0F9ECA6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sp_b07</w:t>
            </w:r>
          </w:p>
        </w:tc>
        <w:tc>
          <w:tcPr>
            <w:tcW w:w="1624" w:type="dxa"/>
            <w:tcBorders>
              <w:top w:val="nil"/>
              <w:left w:val="nil"/>
              <w:bottom w:val="nil"/>
              <w:right w:val="nil"/>
            </w:tcBorders>
            <w:shd w:val="clear" w:color="auto" w:fill="auto"/>
            <w:noWrap/>
            <w:hideMark/>
          </w:tcPr>
          <w:p w14:paraId="59C7CE8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0,515</w:t>
            </w:r>
          </w:p>
        </w:tc>
        <w:tc>
          <w:tcPr>
            <w:tcW w:w="1624" w:type="dxa"/>
            <w:tcBorders>
              <w:top w:val="nil"/>
              <w:left w:val="nil"/>
              <w:bottom w:val="nil"/>
              <w:right w:val="nil"/>
            </w:tcBorders>
            <w:shd w:val="clear" w:color="auto" w:fill="auto"/>
            <w:noWrap/>
            <w:hideMark/>
          </w:tcPr>
          <w:p w14:paraId="614BB7B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0,265</w:t>
            </w:r>
          </w:p>
        </w:tc>
        <w:tc>
          <w:tcPr>
            <w:tcW w:w="1624" w:type="dxa"/>
            <w:tcBorders>
              <w:top w:val="nil"/>
              <w:left w:val="nil"/>
              <w:bottom w:val="nil"/>
              <w:right w:val="nil"/>
            </w:tcBorders>
            <w:shd w:val="clear" w:color="auto" w:fill="auto"/>
            <w:noWrap/>
            <w:hideMark/>
          </w:tcPr>
          <w:p w14:paraId="30D4903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0,587</w:t>
            </w:r>
          </w:p>
        </w:tc>
        <w:tc>
          <w:tcPr>
            <w:tcW w:w="1624" w:type="dxa"/>
            <w:tcBorders>
              <w:top w:val="nil"/>
              <w:left w:val="nil"/>
              <w:bottom w:val="nil"/>
              <w:right w:val="nil"/>
            </w:tcBorders>
            <w:shd w:val="clear" w:color="auto" w:fill="auto"/>
            <w:noWrap/>
            <w:hideMark/>
          </w:tcPr>
          <w:p w14:paraId="65ACB36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0,344</w:t>
            </w:r>
          </w:p>
        </w:tc>
      </w:tr>
      <w:tr w:rsidR="007F5A8E" w:rsidRPr="006D272F" w14:paraId="33C0F0CD" w14:textId="77777777" w:rsidTr="00E65789">
        <w:trPr>
          <w:trHeight w:val="320"/>
          <w:jc w:val="center"/>
        </w:trPr>
        <w:tc>
          <w:tcPr>
            <w:tcW w:w="2404" w:type="dxa"/>
            <w:tcBorders>
              <w:top w:val="nil"/>
              <w:left w:val="nil"/>
              <w:bottom w:val="nil"/>
              <w:right w:val="nil"/>
            </w:tcBorders>
            <w:shd w:val="clear" w:color="auto" w:fill="auto"/>
            <w:noWrap/>
            <w:hideMark/>
          </w:tcPr>
          <w:p w14:paraId="79FB120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sp_b08</w:t>
            </w:r>
          </w:p>
        </w:tc>
        <w:tc>
          <w:tcPr>
            <w:tcW w:w="1624" w:type="dxa"/>
            <w:tcBorders>
              <w:top w:val="nil"/>
              <w:left w:val="nil"/>
              <w:bottom w:val="nil"/>
              <w:right w:val="nil"/>
            </w:tcBorders>
            <w:shd w:val="clear" w:color="auto" w:fill="auto"/>
            <w:noWrap/>
            <w:hideMark/>
          </w:tcPr>
          <w:p w14:paraId="2FEFEA71"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c>
          <w:tcPr>
            <w:tcW w:w="1624" w:type="dxa"/>
            <w:tcBorders>
              <w:top w:val="nil"/>
              <w:left w:val="nil"/>
              <w:bottom w:val="nil"/>
              <w:right w:val="nil"/>
            </w:tcBorders>
            <w:shd w:val="clear" w:color="auto" w:fill="auto"/>
            <w:noWrap/>
            <w:hideMark/>
          </w:tcPr>
          <w:p w14:paraId="2201BE9B"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0,497</w:t>
            </w:r>
          </w:p>
        </w:tc>
        <w:tc>
          <w:tcPr>
            <w:tcW w:w="1624" w:type="dxa"/>
            <w:tcBorders>
              <w:top w:val="nil"/>
              <w:left w:val="nil"/>
              <w:bottom w:val="nil"/>
              <w:right w:val="nil"/>
            </w:tcBorders>
            <w:shd w:val="clear" w:color="auto" w:fill="auto"/>
            <w:noWrap/>
            <w:hideMark/>
          </w:tcPr>
          <w:p w14:paraId="37F9F3B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0,797</w:t>
            </w:r>
          </w:p>
        </w:tc>
        <w:tc>
          <w:tcPr>
            <w:tcW w:w="1624" w:type="dxa"/>
            <w:tcBorders>
              <w:top w:val="nil"/>
              <w:left w:val="nil"/>
              <w:bottom w:val="nil"/>
              <w:right w:val="nil"/>
            </w:tcBorders>
            <w:shd w:val="clear" w:color="auto" w:fill="auto"/>
            <w:noWrap/>
            <w:hideMark/>
          </w:tcPr>
          <w:p w14:paraId="0B0757D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0,635</w:t>
            </w:r>
          </w:p>
        </w:tc>
      </w:tr>
      <w:tr w:rsidR="007F5A8E" w:rsidRPr="006D272F" w14:paraId="0772C80A" w14:textId="77777777" w:rsidTr="00E65789">
        <w:trPr>
          <w:trHeight w:val="320"/>
          <w:jc w:val="center"/>
        </w:trPr>
        <w:tc>
          <w:tcPr>
            <w:tcW w:w="2404" w:type="dxa"/>
            <w:tcBorders>
              <w:top w:val="nil"/>
              <w:left w:val="nil"/>
              <w:bottom w:val="nil"/>
              <w:right w:val="nil"/>
            </w:tcBorders>
            <w:shd w:val="clear" w:color="auto" w:fill="auto"/>
            <w:noWrap/>
            <w:hideMark/>
          </w:tcPr>
          <w:p w14:paraId="0BE2B6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sp_b09</w:t>
            </w:r>
          </w:p>
        </w:tc>
        <w:tc>
          <w:tcPr>
            <w:tcW w:w="1624" w:type="dxa"/>
            <w:tcBorders>
              <w:top w:val="nil"/>
              <w:left w:val="nil"/>
              <w:bottom w:val="nil"/>
              <w:right w:val="nil"/>
            </w:tcBorders>
            <w:shd w:val="clear" w:color="auto" w:fill="auto"/>
            <w:noWrap/>
            <w:hideMark/>
          </w:tcPr>
          <w:p w14:paraId="13795D6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0,561</w:t>
            </w:r>
          </w:p>
        </w:tc>
        <w:tc>
          <w:tcPr>
            <w:tcW w:w="1624" w:type="dxa"/>
            <w:tcBorders>
              <w:top w:val="nil"/>
              <w:left w:val="nil"/>
              <w:bottom w:val="nil"/>
              <w:right w:val="nil"/>
            </w:tcBorders>
            <w:shd w:val="clear" w:color="auto" w:fill="auto"/>
            <w:noWrap/>
            <w:hideMark/>
          </w:tcPr>
          <w:p w14:paraId="3201FF2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0,314</w:t>
            </w:r>
          </w:p>
        </w:tc>
        <w:tc>
          <w:tcPr>
            <w:tcW w:w="1624" w:type="dxa"/>
            <w:tcBorders>
              <w:top w:val="nil"/>
              <w:left w:val="nil"/>
              <w:bottom w:val="nil"/>
              <w:right w:val="nil"/>
            </w:tcBorders>
            <w:shd w:val="clear" w:color="auto" w:fill="auto"/>
            <w:noWrap/>
            <w:hideMark/>
          </w:tcPr>
          <w:p w14:paraId="11A766B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0,673</w:t>
            </w:r>
          </w:p>
        </w:tc>
        <w:tc>
          <w:tcPr>
            <w:tcW w:w="1624" w:type="dxa"/>
            <w:tcBorders>
              <w:top w:val="nil"/>
              <w:left w:val="nil"/>
              <w:bottom w:val="nil"/>
              <w:right w:val="nil"/>
            </w:tcBorders>
            <w:shd w:val="clear" w:color="auto" w:fill="auto"/>
            <w:noWrap/>
            <w:hideMark/>
          </w:tcPr>
          <w:p w14:paraId="5E1C86F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0,453</w:t>
            </w:r>
          </w:p>
        </w:tc>
      </w:tr>
      <w:tr w:rsidR="007F5A8E" w:rsidRPr="006D272F" w14:paraId="50AD0626" w14:textId="77777777" w:rsidTr="00E65789">
        <w:trPr>
          <w:trHeight w:val="320"/>
          <w:jc w:val="center"/>
        </w:trPr>
        <w:tc>
          <w:tcPr>
            <w:tcW w:w="2404" w:type="dxa"/>
            <w:tcBorders>
              <w:top w:val="nil"/>
              <w:left w:val="nil"/>
              <w:bottom w:val="nil"/>
              <w:right w:val="nil"/>
            </w:tcBorders>
            <w:shd w:val="clear" w:color="auto" w:fill="auto"/>
            <w:noWrap/>
            <w:hideMark/>
          </w:tcPr>
          <w:p w14:paraId="5970E95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sp_b10</w:t>
            </w:r>
          </w:p>
        </w:tc>
        <w:tc>
          <w:tcPr>
            <w:tcW w:w="1624" w:type="dxa"/>
            <w:tcBorders>
              <w:top w:val="nil"/>
              <w:left w:val="nil"/>
              <w:bottom w:val="nil"/>
              <w:right w:val="nil"/>
            </w:tcBorders>
            <w:shd w:val="clear" w:color="auto" w:fill="auto"/>
            <w:noWrap/>
            <w:hideMark/>
          </w:tcPr>
          <w:p w14:paraId="5BB4BA4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0,48</w:t>
            </w:r>
          </w:p>
        </w:tc>
        <w:tc>
          <w:tcPr>
            <w:tcW w:w="1624" w:type="dxa"/>
            <w:tcBorders>
              <w:top w:val="nil"/>
              <w:left w:val="nil"/>
              <w:bottom w:val="nil"/>
              <w:right w:val="nil"/>
            </w:tcBorders>
            <w:shd w:val="clear" w:color="auto" w:fill="auto"/>
            <w:noWrap/>
            <w:hideMark/>
          </w:tcPr>
          <w:p w14:paraId="3F5AD916"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0,231</w:t>
            </w:r>
          </w:p>
        </w:tc>
        <w:tc>
          <w:tcPr>
            <w:tcW w:w="1624" w:type="dxa"/>
            <w:tcBorders>
              <w:top w:val="nil"/>
              <w:left w:val="nil"/>
              <w:bottom w:val="nil"/>
              <w:right w:val="nil"/>
            </w:tcBorders>
            <w:shd w:val="clear" w:color="auto" w:fill="auto"/>
            <w:noWrap/>
            <w:hideMark/>
          </w:tcPr>
          <w:p w14:paraId="1B46E9AD"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0,563</w:t>
            </w:r>
          </w:p>
        </w:tc>
        <w:tc>
          <w:tcPr>
            <w:tcW w:w="1624" w:type="dxa"/>
            <w:tcBorders>
              <w:top w:val="nil"/>
              <w:left w:val="nil"/>
              <w:bottom w:val="nil"/>
              <w:right w:val="nil"/>
            </w:tcBorders>
            <w:shd w:val="clear" w:color="auto" w:fill="auto"/>
            <w:noWrap/>
            <w:hideMark/>
          </w:tcPr>
          <w:p w14:paraId="0A7F4C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0,317</w:t>
            </w:r>
          </w:p>
        </w:tc>
      </w:tr>
      <w:tr w:rsidR="007F5A8E" w:rsidRPr="006D272F" w14:paraId="2D45ACC1" w14:textId="77777777" w:rsidTr="00E65789">
        <w:trPr>
          <w:trHeight w:val="320"/>
          <w:jc w:val="center"/>
        </w:trPr>
        <w:tc>
          <w:tcPr>
            <w:tcW w:w="2404" w:type="dxa"/>
            <w:tcBorders>
              <w:top w:val="nil"/>
              <w:left w:val="nil"/>
              <w:bottom w:val="nil"/>
              <w:right w:val="nil"/>
            </w:tcBorders>
            <w:shd w:val="clear" w:color="auto" w:fill="auto"/>
            <w:noWrap/>
            <w:hideMark/>
          </w:tcPr>
          <w:p w14:paraId="18D1CB54"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sp_b11</w:t>
            </w:r>
          </w:p>
        </w:tc>
        <w:tc>
          <w:tcPr>
            <w:tcW w:w="1624" w:type="dxa"/>
            <w:tcBorders>
              <w:top w:val="nil"/>
              <w:left w:val="nil"/>
              <w:bottom w:val="nil"/>
              <w:right w:val="nil"/>
            </w:tcBorders>
            <w:shd w:val="clear" w:color="auto" w:fill="auto"/>
            <w:noWrap/>
            <w:hideMark/>
          </w:tcPr>
          <w:p w14:paraId="43722218"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0,386</w:t>
            </w:r>
          </w:p>
        </w:tc>
        <w:tc>
          <w:tcPr>
            <w:tcW w:w="1624" w:type="dxa"/>
            <w:tcBorders>
              <w:top w:val="nil"/>
              <w:left w:val="nil"/>
              <w:bottom w:val="nil"/>
              <w:right w:val="nil"/>
            </w:tcBorders>
            <w:shd w:val="clear" w:color="auto" w:fill="auto"/>
            <w:noWrap/>
            <w:hideMark/>
          </w:tcPr>
          <w:p w14:paraId="0C92BEA0"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0,149</w:t>
            </w:r>
          </w:p>
        </w:tc>
        <w:tc>
          <w:tcPr>
            <w:tcW w:w="1624" w:type="dxa"/>
            <w:tcBorders>
              <w:top w:val="nil"/>
              <w:left w:val="nil"/>
              <w:bottom w:val="nil"/>
              <w:right w:val="nil"/>
            </w:tcBorders>
            <w:shd w:val="clear" w:color="auto" w:fill="auto"/>
            <w:noWrap/>
            <w:hideMark/>
          </w:tcPr>
          <w:p w14:paraId="74A7B3A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1624" w:type="dxa"/>
            <w:tcBorders>
              <w:top w:val="nil"/>
              <w:left w:val="nil"/>
              <w:bottom w:val="nil"/>
              <w:right w:val="nil"/>
            </w:tcBorders>
            <w:shd w:val="clear" w:color="auto" w:fill="auto"/>
            <w:noWrap/>
            <w:hideMark/>
          </w:tcPr>
          <w:p w14:paraId="60A4CC7C"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0,318</w:t>
            </w:r>
          </w:p>
        </w:tc>
      </w:tr>
      <w:tr w:rsidR="007F5A8E" w:rsidRPr="006D272F" w14:paraId="750B2E19" w14:textId="77777777" w:rsidTr="00E65789">
        <w:trPr>
          <w:trHeight w:val="320"/>
          <w:jc w:val="center"/>
        </w:trPr>
        <w:tc>
          <w:tcPr>
            <w:tcW w:w="2404" w:type="dxa"/>
            <w:tcBorders>
              <w:top w:val="nil"/>
              <w:left w:val="nil"/>
              <w:bottom w:val="nil"/>
              <w:right w:val="nil"/>
            </w:tcBorders>
            <w:shd w:val="clear" w:color="auto" w:fill="auto"/>
            <w:noWrap/>
            <w:hideMark/>
          </w:tcPr>
          <w:p w14:paraId="65013D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sp_b12</w:t>
            </w:r>
          </w:p>
        </w:tc>
        <w:tc>
          <w:tcPr>
            <w:tcW w:w="1624" w:type="dxa"/>
            <w:tcBorders>
              <w:top w:val="nil"/>
              <w:left w:val="nil"/>
              <w:bottom w:val="nil"/>
              <w:right w:val="nil"/>
            </w:tcBorders>
            <w:shd w:val="clear" w:color="auto" w:fill="auto"/>
            <w:noWrap/>
            <w:hideMark/>
          </w:tcPr>
          <w:p w14:paraId="7BA826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0,471</w:t>
            </w:r>
          </w:p>
        </w:tc>
        <w:tc>
          <w:tcPr>
            <w:tcW w:w="1624" w:type="dxa"/>
            <w:tcBorders>
              <w:top w:val="nil"/>
              <w:left w:val="nil"/>
              <w:bottom w:val="nil"/>
              <w:right w:val="nil"/>
            </w:tcBorders>
            <w:shd w:val="clear" w:color="auto" w:fill="auto"/>
            <w:noWrap/>
            <w:hideMark/>
          </w:tcPr>
          <w:p w14:paraId="7CE0E5A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0,222</w:t>
            </w:r>
          </w:p>
        </w:tc>
        <w:tc>
          <w:tcPr>
            <w:tcW w:w="1624" w:type="dxa"/>
            <w:tcBorders>
              <w:top w:val="nil"/>
              <w:left w:val="nil"/>
              <w:bottom w:val="nil"/>
              <w:right w:val="nil"/>
            </w:tcBorders>
            <w:shd w:val="clear" w:color="auto" w:fill="auto"/>
            <w:noWrap/>
            <w:hideMark/>
          </w:tcPr>
          <w:p w14:paraId="5AD849CF"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0,627</w:t>
            </w:r>
          </w:p>
        </w:tc>
        <w:tc>
          <w:tcPr>
            <w:tcW w:w="1624" w:type="dxa"/>
            <w:tcBorders>
              <w:top w:val="nil"/>
              <w:left w:val="nil"/>
              <w:bottom w:val="nil"/>
              <w:right w:val="nil"/>
            </w:tcBorders>
            <w:shd w:val="clear" w:color="auto" w:fill="auto"/>
            <w:noWrap/>
            <w:hideMark/>
          </w:tcPr>
          <w:p w14:paraId="36945EF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0,393</w:t>
            </w:r>
          </w:p>
        </w:tc>
      </w:tr>
      <w:tr w:rsidR="007F5A8E" w:rsidRPr="006D272F" w14:paraId="547260D3" w14:textId="77777777" w:rsidTr="00E65789">
        <w:trPr>
          <w:trHeight w:val="320"/>
          <w:jc w:val="center"/>
        </w:trPr>
        <w:tc>
          <w:tcPr>
            <w:tcW w:w="2404" w:type="dxa"/>
            <w:tcBorders>
              <w:top w:val="nil"/>
              <w:left w:val="nil"/>
              <w:bottom w:val="nil"/>
              <w:right w:val="nil"/>
            </w:tcBorders>
            <w:shd w:val="clear" w:color="auto" w:fill="auto"/>
            <w:noWrap/>
            <w:hideMark/>
          </w:tcPr>
          <w:p w14:paraId="48F45A29"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sp_b13*</w:t>
            </w:r>
          </w:p>
        </w:tc>
        <w:tc>
          <w:tcPr>
            <w:tcW w:w="1624" w:type="dxa"/>
            <w:tcBorders>
              <w:top w:val="nil"/>
              <w:left w:val="nil"/>
              <w:bottom w:val="nil"/>
              <w:right w:val="nil"/>
            </w:tcBorders>
            <w:shd w:val="clear" w:color="auto" w:fill="auto"/>
            <w:noWrap/>
            <w:hideMark/>
          </w:tcPr>
          <w:p w14:paraId="6133B21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0,606</w:t>
            </w:r>
          </w:p>
        </w:tc>
        <w:tc>
          <w:tcPr>
            <w:tcW w:w="1624" w:type="dxa"/>
            <w:tcBorders>
              <w:top w:val="nil"/>
              <w:left w:val="nil"/>
              <w:bottom w:val="nil"/>
              <w:right w:val="nil"/>
            </w:tcBorders>
            <w:shd w:val="clear" w:color="auto" w:fill="auto"/>
            <w:noWrap/>
            <w:hideMark/>
          </w:tcPr>
          <w:p w14:paraId="1743ABA5"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0,367</w:t>
            </w:r>
          </w:p>
        </w:tc>
        <w:tc>
          <w:tcPr>
            <w:tcW w:w="1624" w:type="dxa"/>
            <w:tcBorders>
              <w:top w:val="nil"/>
              <w:left w:val="nil"/>
              <w:bottom w:val="nil"/>
              <w:right w:val="nil"/>
            </w:tcBorders>
            <w:shd w:val="clear" w:color="auto" w:fill="auto"/>
            <w:noWrap/>
            <w:hideMark/>
          </w:tcPr>
          <w:p w14:paraId="1A1C8E85" w14:textId="77777777" w:rsidR="007F5A8E" w:rsidRPr="006D272F" w:rsidRDefault="007F5A8E" w:rsidP="007F5A8E">
            <w:pPr>
              <w:spacing w:before="60" w:after="60" w:line="360" w:lineRule="auto"/>
              <w:ind w:firstLine="0"/>
              <w:jc w:val="center"/>
              <w:rPr>
                <w:rFonts w:eastAsia="Times New Roman"/>
                <w:color w:val="000000"/>
                <w:lang w:eastAsia="en-GB"/>
              </w:rPr>
            </w:pPr>
          </w:p>
        </w:tc>
        <w:tc>
          <w:tcPr>
            <w:tcW w:w="1624" w:type="dxa"/>
            <w:tcBorders>
              <w:top w:val="nil"/>
              <w:left w:val="nil"/>
              <w:bottom w:val="nil"/>
              <w:right w:val="nil"/>
            </w:tcBorders>
            <w:shd w:val="clear" w:color="auto" w:fill="auto"/>
            <w:noWrap/>
            <w:hideMark/>
          </w:tcPr>
          <w:p w14:paraId="549432EC" w14:textId="77777777" w:rsidR="007F5A8E" w:rsidRPr="006D272F" w:rsidRDefault="007F5A8E" w:rsidP="007F5A8E">
            <w:pPr>
              <w:spacing w:before="60" w:after="60" w:line="360" w:lineRule="auto"/>
              <w:ind w:firstLine="0"/>
              <w:jc w:val="center"/>
              <w:rPr>
                <w:rFonts w:eastAsia="Times New Roman"/>
                <w:lang w:eastAsia="en-GB"/>
              </w:rPr>
            </w:pPr>
          </w:p>
        </w:tc>
      </w:tr>
      <w:tr w:rsidR="007F5A8E" w:rsidRPr="006D272F" w14:paraId="3D6251D7" w14:textId="77777777" w:rsidTr="00E65789">
        <w:trPr>
          <w:trHeight w:val="320"/>
          <w:jc w:val="center"/>
        </w:trPr>
        <w:tc>
          <w:tcPr>
            <w:tcW w:w="2404" w:type="dxa"/>
            <w:tcBorders>
              <w:top w:val="nil"/>
              <w:left w:val="nil"/>
              <w:bottom w:val="single" w:sz="4" w:space="0" w:color="auto"/>
              <w:right w:val="nil"/>
            </w:tcBorders>
            <w:shd w:val="clear" w:color="auto" w:fill="auto"/>
            <w:noWrap/>
            <w:hideMark/>
          </w:tcPr>
          <w:p w14:paraId="42F9575E"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sp_b14*</w:t>
            </w:r>
          </w:p>
        </w:tc>
        <w:tc>
          <w:tcPr>
            <w:tcW w:w="1624" w:type="dxa"/>
            <w:tcBorders>
              <w:top w:val="nil"/>
              <w:left w:val="nil"/>
              <w:bottom w:val="nil"/>
              <w:right w:val="nil"/>
            </w:tcBorders>
            <w:shd w:val="clear" w:color="auto" w:fill="auto"/>
            <w:noWrap/>
            <w:hideMark/>
          </w:tcPr>
          <w:p w14:paraId="72998D62"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0,836</w:t>
            </w:r>
          </w:p>
        </w:tc>
        <w:tc>
          <w:tcPr>
            <w:tcW w:w="1624" w:type="dxa"/>
            <w:tcBorders>
              <w:top w:val="nil"/>
              <w:left w:val="nil"/>
              <w:bottom w:val="nil"/>
              <w:right w:val="nil"/>
            </w:tcBorders>
            <w:shd w:val="clear" w:color="auto" w:fill="auto"/>
            <w:noWrap/>
            <w:hideMark/>
          </w:tcPr>
          <w:p w14:paraId="07D1D973" w14:textId="77777777" w:rsidR="007F5A8E" w:rsidRPr="006D272F" w:rsidRDefault="007F5A8E" w:rsidP="007F5A8E">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0,698</w:t>
            </w:r>
          </w:p>
        </w:tc>
        <w:tc>
          <w:tcPr>
            <w:tcW w:w="1624" w:type="dxa"/>
            <w:tcBorders>
              <w:top w:val="nil"/>
              <w:left w:val="nil"/>
              <w:bottom w:val="single" w:sz="4" w:space="0" w:color="auto"/>
              <w:right w:val="nil"/>
            </w:tcBorders>
            <w:shd w:val="clear" w:color="auto" w:fill="auto"/>
            <w:noWrap/>
            <w:hideMark/>
          </w:tcPr>
          <w:p w14:paraId="188FB32C" w14:textId="20429162" w:rsidR="007F5A8E" w:rsidRPr="006D272F" w:rsidRDefault="007F5A8E" w:rsidP="007F5A8E">
            <w:pPr>
              <w:spacing w:before="60" w:after="60" w:line="360" w:lineRule="auto"/>
              <w:ind w:firstLine="0"/>
              <w:jc w:val="center"/>
              <w:rPr>
                <w:rFonts w:eastAsia="Times New Roman"/>
                <w:color w:val="000000"/>
                <w:lang w:eastAsia="en-GB"/>
              </w:rPr>
            </w:pPr>
          </w:p>
        </w:tc>
        <w:tc>
          <w:tcPr>
            <w:tcW w:w="1624" w:type="dxa"/>
            <w:tcBorders>
              <w:top w:val="nil"/>
              <w:left w:val="nil"/>
              <w:bottom w:val="single" w:sz="4" w:space="0" w:color="auto"/>
              <w:right w:val="nil"/>
            </w:tcBorders>
            <w:shd w:val="clear" w:color="auto" w:fill="auto"/>
            <w:noWrap/>
            <w:hideMark/>
          </w:tcPr>
          <w:p w14:paraId="5BD960C5" w14:textId="34D01E8A" w:rsidR="007F5A8E" w:rsidRPr="006D272F" w:rsidRDefault="007F5A8E" w:rsidP="007F5A8E">
            <w:pPr>
              <w:spacing w:before="60" w:after="60" w:line="360" w:lineRule="auto"/>
              <w:ind w:firstLine="0"/>
              <w:jc w:val="center"/>
              <w:rPr>
                <w:rFonts w:eastAsia="Times New Roman"/>
                <w:color w:val="000000"/>
                <w:lang w:eastAsia="en-GB"/>
              </w:rPr>
            </w:pPr>
          </w:p>
        </w:tc>
      </w:tr>
      <w:tr w:rsidR="007F5A8E" w:rsidRPr="006D272F" w14:paraId="5F09DEA2" w14:textId="77777777" w:rsidTr="00E65789">
        <w:trPr>
          <w:trHeight w:val="320"/>
          <w:jc w:val="center"/>
        </w:trPr>
        <w:tc>
          <w:tcPr>
            <w:tcW w:w="8900" w:type="dxa"/>
            <w:gridSpan w:val="5"/>
            <w:tcBorders>
              <w:top w:val="single" w:sz="4" w:space="0" w:color="auto"/>
              <w:left w:val="nil"/>
              <w:bottom w:val="nil"/>
              <w:right w:val="nil"/>
            </w:tcBorders>
            <w:shd w:val="clear" w:color="auto" w:fill="auto"/>
            <w:noWrap/>
            <w:hideMark/>
          </w:tcPr>
          <w:p w14:paraId="7FEA6AA3" w14:textId="77777777" w:rsidR="007F5A8E" w:rsidRPr="006D272F" w:rsidRDefault="007F5A8E" w:rsidP="007F5A8E">
            <w:pPr>
              <w:spacing w:before="60" w:after="60" w:line="24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5F8CAA68" w14:textId="77777777" w:rsidR="007F5A8E" w:rsidRPr="006D272F" w:rsidRDefault="007F5A8E" w:rsidP="00913387">
      <w:pPr>
        <w:ind w:firstLine="0"/>
        <w:rPr>
          <w:color w:val="000000" w:themeColor="text1"/>
        </w:rPr>
      </w:pPr>
    </w:p>
    <w:p w14:paraId="7505061E" w14:textId="43104C52" w:rsidR="007F5A8E" w:rsidRPr="006D272F" w:rsidRDefault="007F5A8E" w:rsidP="007F5A8E">
      <w:pPr>
        <w:rPr>
          <w:color w:val="000000" w:themeColor="text1"/>
        </w:rPr>
      </w:pPr>
      <w:r w:rsidRPr="006D272F">
        <w:rPr>
          <w:color w:val="000000" w:themeColor="text1"/>
        </w:rPr>
        <w:t xml:space="preserve">Allar þáttahleðslur og skýringarhlutfall einstakra atriða eru viðunandi. Þetta bendir til þess að líkanið sé að ná utan um viðhorf </w:t>
      </w:r>
      <w:commentRangeStart w:id="87"/>
      <w:r w:rsidRPr="006D272F">
        <w:rPr>
          <w:color w:val="000000" w:themeColor="text1"/>
        </w:rPr>
        <w:t xml:space="preserve">þátttakenda </w:t>
      </w:r>
      <w:commentRangeEnd w:id="87"/>
      <w:r w:rsidR="00DE5A7F">
        <w:rPr>
          <w:rStyle w:val="CommentReference"/>
        </w:rPr>
        <w:commentReference w:id="87"/>
      </w:r>
      <w:r w:rsidRPr="006D272F">
        <w:rPr>
          <w:color w:val="000000" w:themeColor="text1"/>
        </w:rPr>
        <w:t>ágætlega.</w:t>
      </w:r>
      <w:r w:rsidR="00A22896" w:rsidRPr="006D272F">
        <w:rPr>
          <w:color w:val="000000" w:themeColor="text1"/>
        </w:rPr>
        <w:t xml:space="preserve"> Líkönin í heild skýra um 37,6% af breytileika leifar hjá starfsfólki og um 42,1% fyrir forsjáraðila.</w:t>
      </w:r>
      <w:r w:rsidRPr="006D272F">
        <w:rPr>
          <w:color w:val="000000" w:themeColor="text1"/>
        </w:rPr>
        <w:t xml:space="preserve"> Þáttahleðslur fyrir starfsfólk skóla er á bilinu ,386 til ,836 með skýringarhlutfall á bilinu ,149 til 698. Þáttahleðslur fyrir forsjáraðila er á bilinu ,476 til ,797 með skýringarhlutfall á bilinu ,227 til ,635. Þáttahleðslur og skýringarhlutfall fyrir forsjáraðila eru í flestum tilvikum hærri en hjá kennurum, þetta bendir til þess að líkanið nái betur utan um viðhorf forsjáraðila, en vert er að </w:t>
      </w:r>
      <w:r w:rsidRPr="006D272F">
        <w:rPr>
          <w:color w:val="000000" w:themeColor="text1"/>
        </w:rPr>
        <w:lastRenderedPageBreak/>
        <w:t>benda á að munurinn er ekki mikill og rekja megi til spurningar „</w:t>
      </w:r>
      <w:r w:rsidRPr="006D272F">
        <w:rPr>
          <w:i/>
          <w:iCs/>
          <w:color w:val="000000" w:themeColor="text1"/>
        </w:rPr>
        <w:t>sp_b13</w:t>
      </w:r>
      <w:r w:rsidRPr="006D272F">
        <w:rPr>
          <w:color w:val="000000" w:themeColor="text1"/>
        </w:rPr>
        <w:t>“ og „</w:t>
      </w:r>
      <w:r w:rsidRPr="006D272F">
        <w:rPr>
          <w:i/>
          <w:iCs/>
          <w:color w:val="000000" w:themeColor="text1"/>
        </w:rPr>
        <w:t>sp_b14</w:t>
      </w:r>
      <w:r w:rsidRPr="006D272F">
        <w:rPr>
          <w:color w:val="000000" w:themeColor="text1"/>
        </w:rPr>
        <w:t xml:space="preserve">“. Ekkert bendir til þess að </w:t>
      </w:r>
      <w:r w:rsidR="00A22896" w:rsidRPr="006D272F">
        <w:rPr>
          <w:color w:val="000000" w:themeColor="text1"/>
        </w:rPr>
        <w:t>það þurfi að endurmeta ákveðin prófatriði og því í</w:t>
      </w:r>
      <w:r w:rsidRPr="006D272F">
        <w:rPr>
          <w:color w:val="000000" w:themeColor="text1"/>
        </w:rPr>
        <w:t xml:space="preserve"> kjölfarið </w:t>
      </w:r>
      <w:r w:rsidR="00A22896" w:rsidRPr="006D272F">
        <w:rPr>
          <w:color w:val="000000" w:themeColor="text1"/>
        </w:rPr>
        <w:t xml:space="preserve">voru </w:t>
      </w:r>
      <w:r w:rsidRPr="006D272F">
        <w:rPr>
          <w:color w:val="000000" w:themeColor="text1"/>
        </w:rPr>
        <w:t>aðgreiningarstuðlar og þyngdarstuðlar prófhlutans</w:t>
      </w:r>
      <w:r w:rsidR="00A22896" w:rsidRPr="006D272F">
        <w:rPr>
          <w:color w:val="000000" w:themeColor="text1"/>
        </w:rPr>
        <w:t xml:space="preserve"> skoðaðir</w:t>
      </w:r>
      <w:r w:rsidRPr="006D272F">
        <w:rPr>
          <w:color w:val="000000" w:themeColor="text1"/>
        </w:rPr>
        <w:t>.</w:t>
      </w:r>
    </w:p>
    <w:tbl>
      <w:tblPr>
        <w:tblW w:w="8901" w:type="dxa"/>
        <w:jc w:val="center"/>
        <w:tblLook w:val="04A0" w:firstRow="1" w:lastRow="0" w:firstColumn="1" w:lastColumn="0" w:noHBand="0" w:noVBand="1"/>
      </w:tblPr>
      <w:tblGrid>
        <w:gridCol w:w="2287"/>
        <w:gridCol w:w="1545"/>
        <w:gridCol w:w="1762"/>
        <w:gridCol w:w="1545"/>
        <w:gridCol w:w="1762"/>
      </w:tblGrid>
      <w:tr w:rsidR="00A22896" w:rsidRPr="006D272F" w14:paraId="0E09FD39" w14:textId="77777777" w:rsidTr="00E65789">
        <w:trPr>
          <w:trHeight w:val="320"/>
          <w:jc w:val="center"/>
        </w:trPr>
        <w:tc>
          <w:tcPr>
            <w:tcW w:w="8901" w:type="dxa"/>
            <w:gridSpan w:val="5"/>
            <w:tcBorders>
              <w:top w:val="nil"/>
              <w:left w:val="nil"/>
              <w:bottom w:val="nil"/>
              <w:right w:val="nil"/>
            </w:tcBorders>
            <w:shd w:val="clear" w:color="auto" w:fill="auto"/>
            <w:noWrap/>
            <w:hideMark/>
          </w:tcPr>
          <w:p w14:paraId="437C2E53" w14:textId="70174F43" w:rsidR="00A22896" w:rsidRPr="006D272F" w:rsidRDefault="00A22896" w:rsidP="00A22896">
            <w:pPr>
              <w:spacing w:before="60" w:after="60" w:line="360" w:lineRule="auto"/>
              <w:ind w:firstLine="0"/>
              <w:rPr>
                <w:rFonts w:eastAsia="Times New Roman"/>
                <w:b/>
                <w:bCs/>
                <w:color w:val="000000"/>
                <w:lang w:eastAsia="en-GB"/>
              </w:rPr>
            </w:pPr>
            <w:r w:rsidRPr="006D272F">
              <w:rPr>
                <w:rFonts w:eastAsia="Times New Roman"/>
                <w:b/>
                <w:bCs/>
                <w:color w:val="000000"/>
                <w:lang w:eastAsia="en-GB"/>
              </w:rPr>
              <w:t>Tafla 7.</w:t>
            </w:r>
          </w:p>
        </w:tc>
      </w:tr>
      <w:tr w:rsidR="00A22896" w:rsidRPr="006D272F" w14:paraId="4201C359" w14:textId="77777777" w:rsidTr="00E65789">
        <w:trPr>
          <w:trHeight w:val="320"/>
          <w:jc w:val="center"/>
        </w:trPr>
        <w:tc>
          <w:tcPr>
            <w:tcW w:w="8901" w:type="dxa"/>
            <w:gridSpan w:val="5"/>
            <w:tcBorders>
              <w:top w:val="nil"/>
              <w:left w:val="nil"/>
              <w:bottom w:val="single" w:sz="4" w:space="0" w:color="auto"/>
              <w:right w:val="nil"/>
            </w:tcBorders>
            <w:shd w:val="clear" w:color="auto" w:fill="auto"/>
            <w:noWrap/>
            <w:hideMark/>
          </w:tcPr>
          <w:p w14:paraId="304429BB" w14:textId="77777777" w:rsidR="00A22896" w:rsidRPr="006D272F" w:rsidRDefault="00A22896" w:rsidP="00A22896">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B.</w:t>
            </w:r>
          </w:p>
        </w:tc>
      </w:tr>
      <w:tr w:rsidR="00A22896" w:rsidRPr="006D272F" w14:paraId="47C1A269" w14:textId="77777777" w:rsidTr="00E65789">
        <w:trPr>
          <w:trHeight w:val="320"/>
          <w:jc w:val="center"/>
        </w:trPr>
        <w:tc>
          <w:tcPr>
            <w:tcW w:w="2287" w:type="dxa"/>
            <w:tcBorders>
              <w:top w:val="nil"/>
              <w:left w:val="nil"/>
              <w:bottom w:val="nil"/>
              <w:right w:val="nil"/>
            </w:tcBorders>
            <w:shd w:val="clear" w:color="auto" w:fill="auto"/>
            <w:noWrap/>
            <w:hideMark/>
          </w:tcPr>
          <w:p w14:paraId="58B0140F" w14:textId="77777777" w:rsidR="00A22896" w:rsidRPr="006D272F" w:rsidRDefault="00A22896" w:rsidP="00A22896">
            <w:pPr>
              <w:spacing w:before="60" w:after="60" w:line="360" w:lineRule="auto"/>
              <w:ind w:firstLine="0"/>
              <w:rPr>
                <w:rFonts w:eastAsia="Times New Roman"/>
                <w:color w:val="000000"/>
                <w:lang w:eastAsia="en-GB"/>
              </w:rPr>
            </w:pPr>
          </w:p>
        </w:tc>
        <w:tc>
          <w:tcPr>
            <w:tcW w:w="3307" w:type="dxa"/>
            <w:gridSpan w:val="2"/>
            <w:tcBorders>
              <w:top w:val="single" w:sz="4" w:space="0" w:color="auto"/>
              <w:left w:val="nil"/>
              <w:bottom w:val="single" w:sz="4" w:space="0" w:color="auto"/>
              <w:right w:val="nil"/>
            </w:tcBorders>
            <w:shd w:val="clear" w:color="auto" w:fill="auto"/>
            <w:noWrap/>
            <w:hideMark/>
          </w:tcPr>
          <w:p w14:paraId="75FE5E69"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3307" w:type="dxa"/>
            <w:gridSpan w:val="2"/>
            <w:tcBorders>
              <w:top w:val="single" w:sz="4" w:space="0" w:color="auto"/>
              <w:left w:val="nil"/>
              <w:bottom w:val="single" w:sz="4" w:space="0" w:color="auto"/>
              <w:right w:val="nil"/>
            </w:tcBorders>
            <w:shd w:val="clear" w:color="auto" w:fill="auto"/>
            <w:noWrap/>
            <w:hideMark/>
          </w:tcPr>
          <w:p w14:paraId="3A78CF9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A22896" w:rsidRPr="006D272F" w14:paraId="0EFA1717" w14:textId="77777777" w:rsidTr="00E65789">
        <w:trPr>
          <w:trHeight w:val="320"/>
          <w:jc w:val="center"/>
        </w:trPr>
        <w:tc>
          <w:tcPr>
            <w:tcW w:w="2287" w:type="dxa"/>
            <w:tcBorders>
              <w:top w:val="nil"/>
              <w:left w:val="nil"/>
              <w:bottom w:val="single" w:sz="4" w:space="0" w:color="auto"/>
              <w:right w:val="nil"/>
            </w:tcBorders>
            <w:shd w:val="clear" w:color="auto" w:fill="auto"/>
            <w:noWrap/>
            <w:hideMark/>
          </w:tcPr>
          <w:p w14:paraId="6A8070F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Atriði</w:t>
            </w:r>
          </w:p>
        </w:tc>
        <w:tc>
          <w:tcPr>
            <w:tcW w:w="1545" w:type="dxa"/>
            <w:tcBorders>
              <w:top w:val="nil"/>
              <w:left w:val="nil"/>
              <w:bottom w:val="single" w:sz="4" w:space="0" w:color="auto"/>
              <w:right w:val="nil"/>
            </w:tcBorders>
            <w:shd w:val="clear" w:color="auto" w:fill="auto"/>
            <w:noWrap/>
            <w:hideMark/>
          </w:tcPr>
          <w:p w14:paraId="5C7A4689"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a</w:t>
            </w:r>
          </w:p>
        </w:tc>
        <w:tc>
          <w:tcPr>
            <w:tcW w:w="1762" w:type="dxa"/>
            <w:tcBorders>
              <w:top w:val="nil"/>
              <w:left w:val="nil"/>
              <w:bottom w:val="single" w:sz="4" w:space="0" w:color="auto"/>
              <w:right w:val="nil"/>
            </w:tcBorders>
            <w:shd w:val="clear" w:color="auto" w:fill="auto"/>
            <w:noWrap/>
            <w:hideMark/>
          </w:tcPr>
          <w:p w14:paraId="59F0E650"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d</w:t>
            </w:r>
          </w:p>
        </w:tc>
        <w:tc>
          <w:tcPr>
            <w:tcW w:w="1545" w:type="dxa"/>
            <w:tcBorders>
              <w:top w:val="nil"/>
              <w:left w:val="nil"/>
              <w:bottom w:val="single" w:sz="4" w:space="0" w:color="auto"/>
              <w:right w:val="nil"/>
            </w:tcBorders>
            <w:shd w:val="clear" w:color="auto" w:fill="auto"/>
            <w:noWrap/>
            <w:hideMark/>
          </w:tcPr>
          <w:p w14:paraId="09C05E29"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a</w:t>
            </w:r>
          </w:p>
        </w:tc>
        <w:tc>
          <w:tcPr>
            <w:tcW w:w="1762" w:type="dxa"/>
            <w:tcBorders>
              <w:top w:val="nil"/>
              <w:left w:val="nil"/>
              <w:bottom w:val="single" w:sz="4" w:space="0" w:color="auto"/>
              <w:right w:val="nil"/>
            </w:tcBorders>
            <w:shd w:val="clear" w:color="auto" w:fill="auto"/>
            <w:noWrap/>
            <w:hideMark/>
          </w:tcPr>
          <w:p w14:paraId="33E90F3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d</w:t>
            </w:r>
          </w:p>
        </w:tc>
      </w:tr>
      <w:tr w:rsidR="00A22896" w:rsidRPr="006D272F" w14:paraId="61D637C4" w14:textId="77777777" w:rsidTr="00E65789">
        <w:trPr>
          <w:trHeight w:val="320"/>
          <w:jc w:val="center"/>
        </w:trPr>
        <w:tc>
          <w:tcPr>
            <w:tcW w:w="2287" w:type="dxa"/>
            <w:tcBorders>
              <w:top w:val="nil"/>
              <w:left w:val="nil"/>
              <w:bottom w:val="nil"/>
              <w:right w:val="nil"/>
            </w:tcBorders>
            <w:shd w:val="clear" w:color="auto" w:fill="auto"/>
            <w:noWrap/>
            <w:hideMark/>
          </w:tcPr>
          <w:p w14:paraId="2B5479DD"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sp_b01</w:t>
            </w:r>
          </w:p>
        </w:tc>
        <w:tc>
          <w:tcPr>
            <w:tcW w:w="1545" w:type="dxa"/>
            <w:tcBorders>
              <w:top w:val="nil"/>
              <w:left w:val="nil"/>
              <w:bottom w:val="nil"/>
              <w:right w:val="nil"/>
            </w:tcBorders>
            <w:shd w:val="clear" w:color="auto" w:fill="auto"/>
            <w:noWrap/>
            <w:hideMark/>
          </w:tcPr>
          <w:p w14:paraId="62D3E91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1,164</w:t>
            </w:r>
          </w:p>
        </w:tc>
        <w:tc>
          <w:tcPr>
            <w:tcW w:w="1762" w:type="dxa"/>
            <w:tcBorders>
              <w:top w:val="nil"/>
              <w:left w:val="nil"/>
              <w:bottom w:val="nil"/>
              <w:right w:val="nil"/>
            </w:tcBorders>
            <w:shd w:val="clear" w:color="auto" w:fill="auto"/>
            <w:noWrap/>
            <w:hideMark/>
          </w:tcPr>
          <w:p w14:paraId="76A17D4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-0,908</w:t>
            </w:r>
          </w:p>
        </w:tc>
        <w:tc>
          <w:tcPr>
            <w:tcW w:w="1545" w:type="dxa"/>
            <w:tcBorders>
              <w:top w:val="nil"/>
              <w:left w:val="nil"/>
              <w:bottom w:val="nil"/>
              <w:right w:val="nil"/>
            </w:tcBorders>
            <w:shd w:val="clear" w:color="auto" w:fill="auto"/>
            <w:noWrap/>
            <w:hideMark/>
          </w:tcPr>
          <w:p w14:paraId="2C5004E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0,922</w:t>
            </w:r>
          </w:p>
        </w:tc>
        <w:tc>
          <w:tcPr>
            <w:tcW w:w="1762" w:type="dxa"/>
            <w:tcBorders>
              <w:top w:val="nil"/>
              <w:left w:val="nil"/>
              <w:bottom w:val="nil"/>
              <w:right w:val="nil"/>
            </w:tcBorders>
            <w:shd w:val="clear" w:color="auto" w:fill="auto"/>
            <w:noWrap/>
            <w:hideMark/>
          </w:tcPr>
          <w:p w14:paraId="14D8F25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-1,214</w:t>
            </w:r>
          </w:p>
        </w:tc>
      </w:tr>
      <w:tr w:rsidR="00A22896" w:rsidRPr="006D272F" w14:paraId="40DFD38E" w14:textId="77777777" w:rsidTr="00E65789">
        <w:trPr>
          <w:trHeight w:val="320"/>
          <w:jc w:val="center"/>
        </w:trPr>
        <w:tc>
          <w:tcPr>
            <w:tcW w:w="2287" w:type="dxa"/>
            <w:tcBorders>
              <w:top w:val="nil"/>
              <w:left w:val="nil"/>
              <w:bottom w:val="nil"/>
              <w:right w:val="nil"/>
            </w:tcBorders>
            <w:shd w:val="clear" w:color="auto" w:fill="auto"/>
            <w:noWrap/>
            <w:hideMark/>
          </w:tcPr>
          <w:p w14:paraId="72264892"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sp_b02</w:t>
            </w:r>
          </w:p>
        </w:tc>
        <w:tc>
          <w:tcPr>
            <w:tcW w:w="1545" w:type="dxa"/>
            <w:tcBorders>
              <w:top w:val="nil"/>
              <w:left w:val="nil"/>
              <w:bottom w:val="nil"/>
              <w:right w:val="nil"/>
            </w:tcBorders>
            <w:shd w:val="clear" w:color="auto" w:fill="auto"/>
            <w:noWrap/>
            <w:hideMark/>
          </w:tcPr>
          <w:p w14:paraId="41BAF8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1,996</w:t>
            </w:r>
          </w:p>
        </w:tc>
        <w:tc>
          <w:tcPr>
            <w:tcW w:w="1762" w:type="dxa"/>
            <w:tcBorders>
              <w:top w:val="nil"/>
              <w:left w:val="nil"/>
              <w:bottom w:val="nil"/>
              <w:right w:val="nil"/>
            </w:tcBorders>
            <w:shd w:val="clear" w:color="auto" w:fill="auto"/>
            <w:noWrap/>
            <w:hideMark/>
          </w:tcPr>
          <w:p w14:paraId="3CD1DE8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-1,166</w:t>
            </w:r>
          </w:p>
        </w:tc>
        <w:tc>
          <w:tcPr>
            <w:tcW w:w="1545" w:type="dxa"/>
            <w:tcBorders>
              <w:top w:val="nil"/>
              <w:left w:val="nil"/>
              <w:bottom w:val="nil"/>
              <w:right w:val="nil"/>
            </w:tcBorders>
            <w:shd w:val="clear" w:color="auto" w:fill="auto"/>
            <w:noWrap/>
            <w:hideMark/>
          </w:tcPr>
          <w:p w14:paraId="5A53AF5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1,787</w:t>
            </w:r>
          </w:p>
        </w:tc>
        <w:tc>
          <w:tcPr>
            <w:tcW w:w="1762" w:type="dxa"/>
            <w:tcBorders>
              <w:top w:val="nil"/>
              <w:left w:val="nil"/>
              <w:bottom w:val="nil"/>
              <w:right w:val="nil"/>
            </w:tcBorders>
            <w:shd w:val="clear" w:color="auto" w:fill="auto"/>
            <w:noWrap/>
            <w:hideMark/>
          </w:tcPr>
          <w:p w14:paraId="577BBBC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-1,605</w:t>
            </w:r>
          </w:p>
        </w:tc>
      </w:tr>
      <w:tr w:rsidR="00A22896" w:rsidRPr="006D272F" w14:paraId="686802DF" w14:textId="77777777" w:rsidTr="00E65789">
        <w:trPr>
          <w:trHeight w:val="320"/>
          <w:jc w:val="center"/>
        </w:trPr>
        <w:tc>
          <w:tcPr>
            <w:tcW w:w="2287" w:type="dxa"/>
            <w:tcBorders>
              <w:top w:val="nil"/>
              <w:left w:val="nil"/>
              <w:bottom w:val="nil"/>
              <w:right w:val="nil"/>
            </w:tcBorders>
            <w:shd w:val="clear" w:color="auto" w:fill="auto"/>
            <w:noWrap/>
            <w:hideMark/>
          </w:tcPr>
          <w:p w14:paraId="65C3B7A4"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sp_b03</w:t>
            </w:r>
          </w:p>
        </w:tc>
        <w:tc>
          <w:tcPr>
            <w:tcW w:w="1545" w:type="dxa"/>
            <w:tcBorders>
              <w:top w:val="nil"/>
              <w:left w:val="nil"/>
              <w:bottom w:val="nil"/>
              <w:right w:val="nil"/>
            </w:tcBorders>
            <w:shd w:val="clear" w:color="auto" w:fill="auto"/>
            <w:noWrap/>
            <w:hideMark/>
          </w:tcPr>
          <w:p w14:paraId="2068EC3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1,731</w:t>
            </w:r>
          </w:p>
        </w:tc>
        <w:tc>
          <w:tcPr>
            <w:tcW w:w="1762" w:type="dxa"/>
            <w:tcBorders>
              <w:top w:val="nil"/>
              <w:left w:val="nil"/>
              <w:bottom w:val="nil"/>
              <w:right w:val="nil"/>
            </w:tcBorders>
            <w:shd w:val="clear" w:color="auto" w:fill="auto"/>
            <w:noWrap/>
            <w:hideMark/>
          </w:tcPr>
          <w:p w14:paraId="743BBBF2"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-2,064</w:t>
            </w:r>
          </w:p>
        </w:tc>
        <w:tc>
          <w:tcPr>
            <w:tcW w:w="1545" w:type="dxa"/>
            <w:tcBorders>
              <w:top w:val="nil"/>
              <w:left w:val="nil"/>
              <w:bottom w:val="nil"/>
              <w:right w:val="nil"/>
            </w:tcBorders>
            <w:shd w:val="clear" w:color="auto" w:fill="auto"/>
            <w:noWrap/>
            <w:hideMark/>
          </w:tcPr>
          <w:p w14:paraId="32A6204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1,604</w:t>
            </w:r>
          </w:p>
        </w:tc>
        <w:tc>
          <w:tcPr>
            <w:tcW w:w="1762" w:type="dxa"/>
            <w:tcBorders>
              <w:top w:val="nil"/>
              <w:left w:val="nil"/>
              <w:bottom w:val="nil"/>
              <w:right w:val="nil"/>
            </w:tcBorders>
            <w:shd w:val="clear" w:color="auto" w:fill="auto"/>
            <w:noWrap/>
            <w:hideMark/>
          </w:tcPr>
          <w:p w14:paraId="2A32580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-2,409</w:t>
            </w:r>
          </w:p>
        </w:tc>
      </w:tr>
      <w:tr w:rsidR="00A22896" w:rsidRPr="006D272F" w14:paraId="080AEB1D" w14:textId="77777777" w:rsidTr="00E65789">
        <w:trPr>
          <w:trHeight w:val="320"/>
          <w:jc w:val="center"/>
        </w:trPr>
        <w:tc>
          <w:tcPr>
            <w:tcW w:w="2287" w:type="dxa"/>
            <w:tcBorders>
              <w:top w:val="nil"/>
              <w:left w:val="nil"/>
              <w:bottom w:val="nil"/>
              <w:right w:val="nil"/>
            </w:tcBorders>
            <w:shd w:val="clear" w:color="auto" w:fill="auto"/>
            <w:noWrap/>
            <w:hideMark/>
          </w:tcPr>
          <w:p w14:paraId="7943084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sp_b04</w:t>
            </w:r>
          </w:p>
        </w:tc>
        <w:tc>
          <w:tcPr>
            <w:tcW w:w="1545" w:type="dxa"/>
            <w:tcBorders>
              <w:top w:val="nil"/>
              <w:left w:val="nil"/>
              <w:bottom w:val="nil"/>
              <w:right w:val="nil"/>
            </w:tcBorders>
            <w:shd w:val="clear" w:color="auto" w:fill="auto"/>
            <w:noWrap/>
            <w:hideMark/>
          </w:tcPr>
          <w:p w14:paraId="1BA1F29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1,224</w:t>
            </w:r>
          </w:p>
        </w:tc>
        <w:tc>
          <w:tcPr>
            <w:tcW w:w="1762" w:type="dxa"/>
            <w:tcBorders>
              <w:top w:val="nil"/>
              <w:left w:val="nil"/>
              <w:bottom w:val="nil"/>
              <w:right w:val="nil"/>
            </w:tcBorders>
            <w:shd w:val="clear" w:color="auto" w:fill="auto"/>
            <w:noWrap/>
            <w:hideMark/>
          </w:tcPr>
          <w:p w14:paraId="2EE3B64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-2,393</w:t>
            </w:r>
          </w:p>
        </w:tc>
        <w:tc>
          <w:tcPr>
            <w:tcW w:w="1545" w:type="dxa"/>
            <w:tcBorders>
              <w:top w:val="nil"/>
              <w:left w:val="nil"/>
              <w:bottom w:val="nil"/>
              <w:right w:val="nil"/>
            </w:tcBorders>
            <w:shd w:val="clear" w:color="auto" w:fill="auto"/>
            <w:noWrap/>
            <w:hideMark/>
          </w:tcPr>
          <w:p w14:paraId="70D3FF6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1,322</w:t>
            </w:r>
          </w:p>
        </w:tc>
        <w:tc>
          <w:tcPr>
            <w:tcW w:w="1762" w:type="dxa"/>
            <w:tcBorders>
              <w:top w:val="nil"/>
              <w:left w:val="nil"/>
              <w:bottom w:val="nil"/>
              <w:right w:val="nil"/>
            </w:tcBorders>
            <w:shd w:val="clear" w:color="auto" w:fill="auto"/>
            <w:noWrap/>
            <w:hideMark/>
          </w:tcPr>
          <w:p w14:paraId="0FFA152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r>
      <w:tr w:rsidR="00A22896" w:rsidRPr="006D272F" w14:paraId="0EDC7CFE" w14:textId="77777777" w:rsidTr="00E65789">
        <w:trPr>
          <w:trHeight w:val="320"/>
          <w:jc w:val="center"/>
        </w:trPr>
        <w:tc>
          <w:tcPr>
            <w:tcW w:w="2287" w:type="dxa"/>
            <w:tcBorders>
              <w:top w:val="nil"/>
              <w:left w:val="nil"/>
              <w:bottom w:val="nil"/>
              <w:right w:val="nil"/>
            </w:tcBorders>
            <w:shd w:val="clear" w:color="auto" w:fill="auto"/>
            <w:noWrap/>
            <w:hideMark/>
          </w:tcPr>
          <w:p w14:paraId="25EA7EDE"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sp_b05</w:t>
            </w:r>
          </w:p>
        </w:tc>
        <w:tc>
          <w:tcPr>
            <w:tcW w:w="1545" w:type="dxa"/>
            <w:tcBorders>
              <w:top w:val="nil"/>
              <w:left w:val="nil"/>
              <w:bottom w:val="nil"/>
              <w:right w:val="nil"/>
            </w:tcBorders>
            <w:shd w:val="clear" w:color="auto" w:fill="auto"/>
            <w:noWrap/>
            <w:hideMark/>
          </w:tcPr>
          <w:p w14:paraId="3011E17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1,366</w:t>
            </w:r>
          </w:p>
        </w:tc>
        <w:tc>
          <w:tcPr>
            <w:tcW w:w="1762" w:type="dxa"/>
            <w:tcBorders>
              <w:top w:val="nil"/>
              <w:left w:val="nil"/>
              <w:bottom w:val="nil"/>
              <w:right w:val="nil"/>
            </w:tcBorders>
            <w:shd w:val="clear" w:color="auto" w:fill="auto"/>
            <w:noWrap/>
            <w:hideMark/>
          </w:tcPr>
          <w:p w14:paraId="3904664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-1,838</w:t>
            </w:r>
          </w:p>
        </w:tc>
        <w:tc>
          <w:tcPr>
            <w:tcW w:w="1545" w:type="dxa"/>
            <w:tcBorders>
              <w:top w:val="nil"/>
              <w:left w:val="nil"/>
              <w:bottom w:val="nil"/>
              <w:right w:val="nil"/>
            </w:tcBorders>
            <w:shd w:val="clear" w:color="auto" w:fill="auto"/>
            <w:noWrap/>
            <w:hideMark/>
          </w:tcPr>
          <w:p w14:paraId="78D3B06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1,953</w:t>
            </w:r>
          </w:p>
        </w:tc>
        <w:tc>
          <w:tcPr>
            <w:tcW w:w="1762" w:type="dxa"/>
            <w:tcBorders>
              <w:top w:val="nil"/>
              <w:left w:val="nil"/>
              <w:bottom w:val="nil"/>
              <w:right w:val="nil"/>
            </w:tcBorders>
            <w:shd w:val="clear" w:color="auto" w:fill="auto"/>
            <w:noWrap/>
            <w:hideMark/>
          </w:tcPr>
          <w:p w14:paraId="6C22D1E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-1,765</w:t>
            </w:r>
          </w:p>
        </w:tc>
      </w:tr>
      <w:tr w:rsidR="00A22896" w:rsidRPr="006D272F" w14:paraId="2BBB6DA9" w14:textId="77777777" w:rsidTr="00E65789">
        <w:trPr>
          <w:trHeight w:val="320"/>
          <w:jc w:val="center"/>
        </w:trPr>
        <w:tc>
          <w:tcPr>
            <w:tcW w:w="2287" w:type="dxa"/>
            <w:tcBorders>
              <w:top w:val="nil"/>
              <w:left w:val="nil"/>
              <w:bottom w:val="nil"/>
              <w:right w:val="nil"/>
            </w:tcBorders>
            <w:shd w:val="clear" w:color="auto" w:fill="auto"/>
            <w:noWrap/>
            <w:hideMark/>
          </w:tcPr>
          <w:p w14:paraId="3BB3D48C"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sp_b07</w:t>
            </w:r>
          </w:p>
        </w:tc>
        <w:tc>
          <w:tcPr>
            <w:tcW w:w="1545" w:type="dxa"/>
            <w:tcBorders>
              <w:top w:val="nil"/>
              <w:left w:val="nil"/>
              <w:bottom w:val="nil"/>
              <w:right w:val="nil"/>
            </w:tcBorders>
            <w:shd w:val="clear" w:color="auto" w:fill="auto"/>
            <w:noWrap/>
            <w:hideMark/>
          </w:tcPr>
          <w:p w14:paraId="7CEDC224"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1,023</w:t>
            </w:r>
          </w:p>
        </w:tc>
        <w:tc>
          <w:tcPr>
            <w:tcW w:w="1762" w:type="dxa"/>
            <w:tcBorders>
              <w:top w:val="nil"/>
              <w:left w:val="nil"/>
              <w:bottom w:val="nil"/>
              <w:right w:val="nil"/>
            </w:tcBorders>
            <w:shd w:val="clear" w:color="auto" w:fill="auto"/>
            <w:noWrap/>
            <w:hideMark/>
          </w:tcPr>
          <w:p w14:paraId="483DE3A0"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-1,196</w:t>
            </w:r>
          </w:p>
        </w:tc>
        <w:tc>
          <w:tcPr>
            <w:tcW w:w="1545" w:type="dxa"/>
            <w:tcBorders>
              <w:top w:val="nil"/>
              <w:left w:val="nil"/>
              <w:bottom w:val="nil"/>
              <w:right w:val="nil"/>
            </w:tcBorders>
            <w:shd w:val="clear" w:color="auto" w:fill="auto"/>
            <w:noWrap/>
            <w:hideMark/>
          </w:tcPr>
          <w:p w14:paraId="0952576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1,233</w:t>
            </w:r>
          </w:p>
        </w:tc>
        <w:tc>
          <w:tcPr>
            <w:tcW w:w="1762" w:type="dxa"/>
            <w:tcBorders>
              <w:top w:val="nil"/>
              <w:left w:val="nil"/>
              <w:bottom w:val="nil"/>
              <w:right w:val="nil"/>
            </w:tcBorders>
            <w:shd w:val="clear" w:color="auto" w:fill="auto"/>
            <w:noWrap/>
            <w:hideMark/>
          </w:tcPr>
          <w:p w14:paraId="36EFE1E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-1,289</w:t>
            </w:r>
          </w:p>
        </w:tc>
      </w:tr>
      <w:tr w:rsidR="00A22896" w:rsidRPr="006D272F" w14:paraId="7F285433" w14:textId="77777777" w:rsidTr="00E65789">
        <w:trPr>
          <w:trHeight w:val="320"/>
          <w:jc w:val="center"/>
        </w:trPr>
        <w:tc>
          <w:tcPr>
            <w:tcW w:w="2287" w:type="dxa"/>
            <w:tcBorders>
              <w:top w:val="nil"/>
              <w:left w:val="nil"/>
              <w:bottom w:val="nil"/>
              <w:right w:val="nil"/>
            </w:tcBorders>
            <w:shd w:val="clear" w:color="auto" w:fill="auto"/>
            <w:noWrap/>
            <w:hideMark/>
          </w:tcPr>
          <w:p w14:paraId="506AAC15"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sp_b08</w:t>
            </w:r>
          </w:p>
        </w:tc>
        <w:tc>
          <w:tcPr>
            <w:tcW w:w="1545" w:type="dxa"/>
            <w:tcBorders>
              <w:top w:val="nil"/>
              <w:left w:val="nil"/>
              <w:bottom w:val="nil"/>
              <w:right w:val="nil"/>
            </w:tcBorders>
            <w:shd w:val="clear" w:color="auto" w:fill="auto"/>
            <w:noWrap/>
            <w:hideMark/>
          </w:tcPr>
          <w:p w14:paraId="27588A9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1,691</w:t>
            </w:r>
          </w:p>
        </w:tc>
        <w:tc>
          <w:tcPr>
            <w:tcW w:w="1762" w:type="dxa"/>
            <w:tcBorders>
              <w:top w:val="nil"/>
              <w:left w:val="nil"/>
              <w:bottom w:val="nil"/>
              <w:right w:val="nil"/>
            </w:tcBorders>
            <w:shd w:val="clear" w:color="auto" w:fill="auto"/>
            <w:noWrap/>
            <w:hideMark/>
          </w:tcPr>
          <w:p w14:paraId="0ACA222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-1,569</w:t>
            </w:r>
          </w:p>
        </w:tc>
        <w:tc>
          <w:tcPr>
            <w:tcW w:w="1545" w:type="dxa"/>
            <w:tcBorders>
              <w:top w:val="nil"/>
              <w:left w:val="nil"/>
              <w:bottom w:val="nil"/>
              <w:right w:val="nil"/>
            </w:tcBorders>
            <w:shd w:val="clear" w:color="auto" w:fill="auto"/>
            <w:noWrap/>
            <w:hideMark/>
          </w:tcPr>
          <w:p w14:paraId="078CA40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2,246</w:t>
            </w:r>
          </w:p>
        </w:tc>
        <w:tc>
          <w:tcPr>
            <w:tcW w:w="1762" w:type="dxa"/>
            <w:tcBorders>
              <w:top w:val="nil"/>
              <w:left w:val="nil"/>
              <w:bottom w:val="nil"/>
              <w:right w:val="nil"/>
            </w:tcBorders>
            <w:shd w:val="clear" w:color="auto" w:fill="auto"/>
            <w:noWrap/>
            <w:hideMark/>
          </w:tcPr>
          <w:p w14:paraId="397CADE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-1,662</w:t>
            </w:r>
          </w:p>
        </w:tc>
      </w:tr>
      <w:tr w:rsidR="00A22896" w:rsidRPr="006D272F" w14:paraId="02E5124D" w14:textId="77777777" w:rsidTr="00E65789">
        <w:trPr>
          <w:trHeight w:val="320"/>
          <w:jc w:val="center"/>
        </w:trPr>
        <w:tc>
          <w:tcPr>
            <w:tcW w:w="2287" w:type="dxa"/>
            <w:tcBorders>
              <w:top w:val="nil"/>
              <w:left w:val="nil"/>
              <w:bottom w:val="nil"/>
              <w:right w:val="nil"/>
            </w:tcBorders>
            <w:shd w:val="clear" w:color="auto" w:fill="auto"/>
            <w:noWrap/>
            <w:hideMark/>
          </w:tcPr>
          <w:p w14:paraId="49332E33"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sp_b09</w:t>
            </w:r>
          </w:p>
        </w:tc>
        <w:tc>
          <w:tcPr>
            <w:tcW w:w="1545" w:type="dxa"/>
            <w:tcBorders>
              <w:top w:val="nil"/>
              <w:left w:val="nil"/>
              <w:bottom w:val="nil"/>
              <w:right w:val="nil"/>
            </w:tcBorders>
            <w:shd w:val="clear" w:color="auto" w:fill="auto"/>
            <w:noWrap/>
            <w:hideMark/>
          </w:tcPr>
          <w:p w14:paraId="4B80362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1,152</w:t>
            </w:r>
          </w:p>
        </w:tc>
        <w:tc>
          <w:tcPr>
            <w:tcW w:w="1762" w:type="dxa"/>
            <w:tcBorders>
              <w:top w:val="nil"/>
              <w:left w:val="nil"/>
              <w:bottom w:val="nil"/>
              <w:right w:val="nil"/>
            </w:tcBorders>
            <w:shd w:val="clear" w:color="auto" w:fill="auto"/>
            <w:noWrap/>
            <w:hideMark/>
          </w:tcPr>
          <w:p w14:paraId="10AAC8B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w:t>
            </w:r>
          </w:p>
        </w:tc>
        <w:tc>
          <w:tcPr>
            <w:tcW w:w="1545" w:type="dxa"/>
            <w:tcBorders>
              <w:top w:val="nil"/>
              <w:left w:val="nil"/>
              <w:bottom w:val="nil"/>
              <w:right w:val="nil"/>
            </w:tcBorders>
            <w:shd w:val="clear" w:color="auto" w:fill="auto"/>
            <w:noWrap/>
            <w:hideMark/>
          </w:tcPr>
          <w:p w14:paraId="02E2FE0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1,549</w:t>
            </w:r>
          </w:p>
        </w:tc>
        <w:tc>
          <w:tcPr>
            <w:tcW w:w="1762" w:type="dxa"/>
            <w:tcBorders>
              <w:top w:val="nil"/>
              <w:left w:val="nil"/>
              <w:bottom w:val="nil"/>
              <w:right w:val="nil"/>
            </w:tcBorders>
            <w:shd w:val="clear" w:color="auto" w:fill="auto"/>
            <w:noWrap/>
            <w:hideMark/>
          </w:tcPr>
          <w:p w14:paraId="5939364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-1,708</w:t>
            </w:r>
          </w:p>
        </w:tc>
      </w:tr>
      <w:tr w:rsidR="00A22896" w:rsidRPr="006D272F" w14:paraId="43B4C211" w14:textId="77777777" w:rsidTr="00E65789">
        <w:trPr>
          <w:trHeight w:val="320"/>
          <w:jc w:val="center"/>
        </w:trPr>
        <w:tc>
          <w:tcPr>
            <w:tcW w:w="2287" w:type="dxa"/>
            <w:tcBorders>
              <w:top w:val="nil"/>
              <w:left w:val="nil"/>
              <w:bottom w:val="nil"/>
              <w:right w:val="nil"/>
            </w:tcBorders>
            <w:shd w:val="clear" w:color="auto" w:fill="auto"/>
            <w:noWrap/>
            <w:hideMark/>
          </w:tcPr>
          <w:p w14:paraId="28FBD4CA"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sp_b10</w:t>
            </w:r>
          </w:p>
        </w:tc>
        <w:tc>
          <w:tcPr>
            <w:tcW w:w="1545" w:type="dxa"/>
            <w:tcBorders>
              <w:top w:val="nil"/>
              <w:left w:val="nil"/>
              <w:bottom w:val="nil"/>
              <w:right w:val="nil"/>
            </w:tcBorders>
            <w:shd w:val="clear" w:color="auto" w:fill="auto"/>
            <w:noWrap/>
            <w:hideMark/>
          </w:tcPr>
          <w:p w14:paraId="601F016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0,932</w:t>
            </w:r>
          </w:p>
        </w:tc>
        <w:tc>
          <w:tcPr>
            <w:tcW w:w="1762" w:type="dxa"/>
            <w:tcBorders>
              <w:top w:val="nil"/>
              <w:left w:val="nil"/>
              <w:bottom w:val="nil"/>
              <w:right w:val="nil"/>
            </w:tcBorders>
            <w:shd w:val="clear" w:color="auto" w:fill="auto"/>
            <w:noWrap/>
            <w:hideMark/>
          </w:tcPr>
          <w:p w14:paraId="2086C4B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-0,889</w:t>
            </w:r>
          </w:p>
        </w:tc>
        <w:tc>
          <w:tcPr>
            <w:tcW w:w="1545" w:type="dxa"/>
            <w:tcBorders>
              <w:top w:val="nil"/>
              <w:left w:val="nil"/>
              <w:bottom w:val="nil"/>
              <w:right w:val="nil"/>
            </w:tcBorders>
            <w:shd w:val="clear" w:color="auto" w:fill="auto"/>
            <w:noWrap/>
            <w:hideMark/>
          </w:tcPr>
          <w:p w14:paraId="6D35353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1,159</w:t>
            </w:r>
          </w:p>
        </w:tc>
        <w:tc>
          <w:tcPr>
            <w:tcW w:w="1762" w:type="dxa"/>
            <w:tcBorders>
              <w:top w:val="nil"/>
              <w:left w:val="nil"/>
              <w:bottom w:val="nil"/>
              <w:right w:val="nil"/>
            </w:tcBorders>
            <w:shd w:val="clear" w:color="auto" w:fill="auto"/>
            <w:noWrap/>
            <w:hideMark/>
          </w:tcPr>
          <w:p w14:paraId="2D4824B3"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-0,929</w:t>
            </w:r>
          </w:p>
        </w:tc>
      </w:tr>
      <w:tr w:rsidR="00A22896" w:rsidRPr="006D272F" w14:paraId="71D32044" w14:textId="77777777" w:rsidTr="00E65789">
        <w:trPr>
          <w:trHeight w:val="320"/>
          <w:jc w:val="center"/>
        </w:trPr>
        <w:tc>
          <w:tcPr>
            <w:tcW w:w="2287" w:type="dxa"/>
            <w:tcBorders>
              <w:top w:val="nil"/>
              <w:left w:val="nil"/>
              <w:bottom w:val="nil"/>
              <w:right w:val="nil"/>
            </w:tcBorders>
            <w:shd w:val="clear" w:color="auto" w:fill="auto"/>
            <w:noWrap/>
            <w:hideMark/>
          </w:tcPr>
          <w:p w14:paraId="0885D441"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sp_b11</w:t>
            </w:r>
          </w:p>
        </w:tc>
        <w:tc>
          <w:tcPr>
            <w:tcW w:w="1545" w:type="dxa"/>
            <w:tcBorders>
              <w:top w:val="nil"/>
              <w:left w:val="nil"/>
              <w:bottom w:val="nil"/>
              <w:right w:val="nil"/>
            </w:tcBorders>
            <w:shd w:val="clear" w:color="auto" w:fill="auto"/>
            <w:noWrap/>
            <w:hideMark/>
          </w:tcPr>
          <w:p w14:paraId="112C7F6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0,713</w:t>
            </w:r>
          </w:p>
        </w:tc>
        <w:tc>
          <w:tcPr>
            <w:tcW w:w="1762" w:type="dxa"/>
            <w:tcBorders>
              <w:top w:val="nil"/>
              <w:left w:val="nil"/>
              <w:bottom w:val="nil"/>
              <w:right w:val="nil"/>
            </w:tcBorders>
            <w:shd w:val="clear" w:color="auto" w:fill="auto"/>
            <w:noWrap/>
            <w:hideMark/>
          </w:tcPr>
          <w:p w14:paraId="7321732D"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-2,561</w:t>
            </w:r>
          </w:p>
        </w:tc>
        <w:tc>
          <w:tcPr>
            <w:tcW w:w="1545" w:type="dxa"/>
            <w:tcBorders>
              <w:top w:val="nil"/>
              <w:left w:val="nil"/>
              <w:bottom w:val="nil"/>
              <w:right w:val="nil"/>
            </w:tcBorders>
            <w:shd w:val="clear" w:color="auto" w:fill="auto"/>
            <w:noWrap/>
            <w:hideMark/>
          </w:tcPr>
          <w:p w14:paraId="654C8BD8"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1,163</w:t>
            </w:r>
          </w:p>
        </w:tc>
        <w:tc>
          <w:tcPr>
            <w:tcW w:w="1762" w:type="dxa"/>
            <w:tcBorders>
              <w:top w:val="nil"/>
              <w:left w:val="nil"/>
              <w:bottom w:val="nil"/>
              <w:right w:val="nil"/>
            </w:tcBorders>
            <w:shd w:val="clear" w:color="auto" w:fill="auto"/>
            <w:noWrap/>
            <w:hideMark/>
          </w:tcPr>
          <w:p w14:paraId="449DB91B"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-1,519</w:t>
            </w:r>
          </w:p>
        </w:tc>
      </w:tr>
      <w:tr w:rsidR="00A22896" w:rsidRPr="006D272F" w14:paraId="050AA56A" w14:textId="77777777" w:rsidTr="00E65789">
        <w:trPr>
          <w:trHeight w:val="320"/>
          <w:jc w:val="center"/>
        </w:trPr>
        <w:tc>
          <w:tcPr>
            <w:tcW w:w="2287" w:type="dxa"/>
            <w:tcBorders>
              <w:top w:val="nil"/>
              <w:left w:val="nil"/>
              <w:bottom w:val="nil"/>
              <w:right w:val="nil"/>
            </w:tcBorders>
            <w:shd w:val="clear" w:color="auto" w:fill="auto"/>
            <w:noWrap/>
            <w:hideMark/>
          </w:tcPr>
          <w:p w14:paraId="4B89BA47"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sp_b12</w:t>
            </w:r>
          </w:p>
        </w:tc>
        <w:tc>
          <w:tcPr>
            <w:tcW w:w="1545" w:type="dxa"/>
            <w:tcBorders>
              <w:top w:val="nil"/>
              <w:left w:val="nil"/>
              <w:bottom w:val="nil"/>
              <w:right w:val="nil"/>
            </w:tcBorders>
            <w:shd w:val="clear" w:color="auto" w:fill="auto"/>
            <w:noWrap/>
            <w:hideMark/>
          </w:tcPr>
          <w:p w14:paraId="7DBC0D1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w:t>
            </w:r>
          </w:p>
        </w:tc>
        <w:tc>
          <w:tcPr>
            <w:tcW w:w="1762" w:type="dxa"/>
            <w:tcBorders>
              <w:top w:val="nil"/>
              <w:left w:val="nil"/>
              <w:bottom w:val="nil"/>
              <w:right w:val="nil"/>
            </w:tcBorders>
            <w:shd w:val="clear" w:color="auto" w:fill="auto"/>
            <w:noWrap/>
            <w:hideMark/>
          </w:tcPr>
          <w:p w14:paraId="324ECFEC"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-1,847</w:t>
            </w:r>
          </w:p>
        </w:tc>
        <w:tc>
          <w:tcPr>
            <w:tcW w:w="1545" w:type="dxa"/>
            <w:tcBorders>
              <w:top w:val="nil"/>
              <w:left w:val="nil"/>
              <w:bottom w:val="nil"/>
              <w:right w:val="nil"/>
            </w:tcBorders>
            <w:shd w:val="clear" w:color="auto" w:fill="auto"/>
            <w:noWrap/>
            <w:hideMark/>
          </w:tcPr>
          <w:p w14:paraId="148B5CCA"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1,369</w:t>
            </w:r>
          </w:p>
        </w:tc>
        <w:tc>
          <w:tcPr>
            <w:tcW w:w="1762" w:type="dxa"/>
            <w:tcBorders>
              <w:top w:val="nil"/>
              <w:left w:val="nil"/>
              <w:bottom w:val="nil"/>
              <w:right w:val="nil"/>
            </w:tcBorders>
            <w:shd w:val="clear" w:color="auto" w:fill="auto"/>
            <w:noWrap/>
            <w:hideMark/>
          </w:tcPr>
          <w:p w14:paraId="417372DF"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-1,524</w:t>
            </w:r>
          </w:p>
        </w:tc>
      </w:tr>
      <w:tr w:rsidR="00A22896" w:rsidRPr="006D272F" w14:paraId="52FD8805" w14:textId="77777777" w:rsidTr="00E65789">
        <w:trPr>
          <w:trHeight w:val="320"/>
          <w:jc w:val="center"/>
        </w:trPr>
        <w:tc>
          <w:tcPr>
            <w:tcW w:w="2287" w:type="dxa"/>
            <w:tcBorders>
              <w:top w:val="nil"/>
              <w:left w:val="nil"/>
              <w:bottom w:val="nil"/>
              <w:right w:val="nil"/>
            </w:tcBorders>
            <w:shd w:val="clear" w:color="auto" w:fill="auto"/>
            <w:noWrap/>
            <w:hideMark/>
          </w:tcPr>
          <w:p w14:paraId="0478832B"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sp_b13*</w:t>
            </w:r>
          </w:p>
        </w:tc>
        <w:tc>
          <w:tcPr>
            <w:tcW w:w="1545" w:type="dxa"/>
            <w:tcBorders>
              <w:top w:val="nil"/>
              <w:left w:val="nil"/>
              <w:bottom w:val="nil"/>
              <w:right w:val="nil"/>
            </w:tcBorders>
            <w:shd w:val="clear" w:color="auto" w:fill="auto"/>
            <w:noWrap/>
            <w:hideMark/>
          </w:tcPr>
          <w:p w14:paraId="1E4CA9D1"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1,297</w:t>
            </w:r>
          </w:p>
        </w:tc>
        <w:tc>
          <w:tcPr>
            <w:tcW w:w="1762" w:type="dxa"/>
            <w:tcBorders>
              <w:top w:val="nil"/>
              <w:left w:val="nil"/>
              <w:bottom w:val="nil"/>
              <w:right w:val="nil"/>
            </w:tcBorders>
            <w:shd w:val="clear" w:color="auto" w:fill="auto"/>
            <w:noWrap/>
            <w:hideMark/>
          </w:tcPr>
          <w:p w14:paraId="7E1B7C4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-1,664</w:t>
            </w:r>
          </w:p>
        </w:tc>
        <w:tc>
          <w:tcPr>
            <w:tcW w:w="1545" w:type="dxa"/>
            <w:tcBorders>
              <w:top w:val="nil"/>
              <w:left w:val="nil"/>
              <w:bottom w:val="nil"/>
              <w:right w:val="nil"/>
            </w:tcBorders>
            <w:shd w:val="clear" w:color="auto" w:fill="auto"/>
            <w:noWrap/>
            <w:hideMark/>
          </w:tcPr>
          <w:p w14:paraId="7F7CC42D" w14:textId="77777777" w:rsidR="00A22896" w:rsidRPr="006D272F" w:rsidRDefault="00A22896" w:rsidP="00A22896">
            <w:pPr>
              <w:spacing w:before="60" w:after="60" w:line="360" w:lineRule="auto"/>
              <w:ind w:firstLine="0"/>
              <w:jc w:val="center"/>
              <w:rPr>
                <w:rFonts w:eastAsia="Times New Roman"/>
                <w:color w:val="000000"/>
                <w:lang w:eastAsia="en-GB"/>
              </w:rPr>
            </w:pPr>
          </w:p>
        </w:tc>
        <w:tc>
          <w:tcPr>
            <w:tcW w:w="1762" w:type="dxa"/>
            <w:tcBorders>
              <w:top w:val="nil"/>
              <w:left w:val="nil"/>
              <w:bottom w:val="nil"/>
              <w:right w:val="nil"/>
            </w:tcBorders>
            <w:shd w:val="clear" w:color="auto" w:fill="auto"/>
            <w:noWrap/>
            <w:hideMark/>
          </w:tcPr>
          <w:p w14:paraId="707EFEB0" w14:textId="77777777" w:rsidR="00A22896" w:rsidRPr="006D272F" w:rsidRDefault="00A22896" w:rsidP="00A22896">
            <w:pPr>
              <w:spacing w:before="60" w:after="60" w:line="360" w:lineRule="auto"/>
              <w:ind w:firstLine="0"/>
              <w:jc w:val="center"/>
              <w:rPr>
                <w:rFonts w:eastAsia="Times New Roman"/>
                <w:lang w:eastAsia="en-GB"/>
              </w:rPr>
            </w:pPr>
          </w:p>
        </w:tc>
      </w:tr>
      <w:tr w:rsidR="00A22896" w:rsidRPr="006D272F" w14:paraId="601FC651" w14:textId="77777777" w:rsidTr="00E65789">
        <w:trPr>
          <w:trHeight w:val="320"/>
          <w:jc w:val="center"/>
        </w:trPr>
        <w:tc>
          <w:tcPr>
            <w:tcW w:w="2287" w:type="dxa"/>
            <w:tcBorders>
              <w:top w:val="nil"/>
              <w:left w:val="nil"/>
              <w:bottom w:val="single" w:sz="4" w:space="0" w:color="auto"/>
              <w:right w:val="nil"/>
            </w:tcBorders>
            <w:shd w:val="clear" w:color="auto" w:fill="auto"/>
            <w:noWrap/>
            <w:hideMark/>
          </w:tcPr>
          <w:p w14:paraId="6357F8D0"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sp_b14*</w:t>
            </w:r>
          </w:p>
        </w:tc>
        <w:tc>
          <w:tcPr>
            <w:tcW w:w="1545" w:type="dxa"/>
            <w:tcBorders>
              <w:top w:val="nil"/>
              <w:left w:val="nil"/>
              <w:bottom w:val="nil"/>
              <w:right w:val="nil"/>
            </w:tcBorders>
            <w:shd w:val="clear" w:color="auto" w:fill="auto"/>
            <w:noWrap/>
            <w:hideMark/>
          </w:tcPr>
          <w:p w14:paraId="40F12AF7"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2,588</w:t>
            </w:r>
          </w:p>
        </w:tc>
        <w:tc>
          <w:tcPr>
            <w:tcW w:w="1762" w:type="dxa"/>
            <w:tcBorders>
              <w:top w:val="nil"/>
              <w:left w:val="nil"/>
              <w:bottom w:val="nil"/>
              <w:right w:val="nil"/>
            </w:tcBorders>
            <w:shd w:val="clear" w:color="auto" w:fill="auto"/>
            <w:noWrap/>
            <w:hideMark/>
          </w:tcPr>
          <w:p w14:paraId="7F0A12AE"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-1,441</w:t>
            </w:r>
          </w:p>
        </w:tc>
        <w:tc>
          <w:tcPr>
            <w:tcW w:w="1545" w:type="dxa"/>
            <w:tcBorders>
              <w:top w:val="nil"/>
              <w:left w:val="nil"/>
              <w:bottom w:val="single" w:sz="4" w:space="0" w:color="auto"/>
              <w:right w:val="nil"/>
            </w:tcBorders>
            <w:shd w:val="clear" w:color="auto" w:fill="auto"/>
            <w:noWrap/>
            <w:hideMark/>
          </w:tcPr>
          <w:p w14:paraId="407B8BF5"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c>
          <w:tcPr>
            <w:tcW w:w="1762" w:type="dxa"/>
            <w:tcBorders>
              <w:top w:val="nil"/>
              <w:left w:val="nil"/>
              <w:bottom w:val="single" w:sz="4" w:space="0" w:color="auto"/>
              <w:right w:val="nil"/>
            </w:tcBorders>
            <w:shd w:val="clear" w:color="auto" w:fill="auto"/>
            <w:noWrap/>
            <w:hideMark/>
          </w:tcPr>
          <w:p w14:paraId="5EB4FB76" w14:textId="77777777" w:rsidR="00A22896" w:rsidRPr="006D272F" w:rsidRDefault="00A22896" w:rsidP="00A22896">
            <w:pPr>
              <w:spacing w:before="60" w:after="60" w:line="360" w:lineRule="auto"/>
              <w:ind w:firstLine="0"/>
              <w:jc w:val="center"/>
              <w:rPr>
                <w:rFonts w:eastAsia="Times New Roman"/>
                <w:color w:val="000000"/>
                <w:lang w:eastAsia="en-GB"/>
              </w:rPr>
            </w:pPr>
            <w:r w:rsidRPr="006D272F">
              <w:rPr>
                <w:rFonts w:eastAsia="Times New Roman"/>
                <w:color w:val="000000"/>
                <w:lang w:eastAsia="en-GB"/>
              </w:rPr>
              <w:t> </w:t>
            </w:r>
          </w:p>
        </w:tc>
      </w:tr>
      <w:tr w:rsidR="00A22896" w:rsidRPr="006D272F" w14:paraId="520A13AA" w14:textId="77777777" w:rsidTr="00E65789">
        <w:trPr>
          <w:trHeight w:val="320"/>
          <w:jc w:val="center"/>
        </w:trPr>
        <w:tc>
          <w:tcPr>
            <w:tcW w:w="8901" w:type="dxa"/>
            <w:gridSpan w:val="5"/>
            <w:tcBorders>
              <w:top w:val="single" w:sz="4" w:space="0" w:color="auto"/>
              <w:left w:val="nil"/>
              <w:bottom w:val="nil"/>
              <w:right w:val="nil"/>
            </w:tcBorders>
            <w:shd w:val="clear" w:color="auto" w:fill="auto"/>
            <w:noWrap/>
            <w:hideMark/>
          </w:tcPr>
          <w:p w14:paraId="3333B3E6" w14:textId="77777777" w:rsidR="00A22896" w:rsidRPr="006D272F" w:rsidRDefault="00A22896" w:rsidP="00A22896">
            <w:pPr>
              <w:spacing w:before="60" w:after="60" w:line="360"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p w14:paraId="3E07F335" w14:textId="572EA318" w:rsidR="004C7680" w:rsidRPr="006D272F" w:rsidRDefault="004C7680" w:rsidP="00A22896">
            <w:pPr>
              <w:spacing w:before="60" w:after="60" w:line="360" w:lineRule="auto"/>
              <w:ind w:firstLine="0"/>
              <w:rPr>
                <w:rFonts w:eastAsia="Times New Roman"/>
                <w:color w:val="000000"/>
                <w:lang w:eastAsia="en-GB"/>
              </w:rPr>
            </w:pPr>
          </w:p>
        </w:tc>
      </w:tr>
    </w:tbl>
    <w:p w14:paraId="003EDBBF" w14:textId="77777777" w:rsidR="00E65789" w:rsidRPr="006D272F" w:rsidRDefault="00AE33F5" w:rsidP="00913387">
      <w:pPr>
        <w:ind w:firstLine="0"/>
        <w:rPr>
          <w:color w:val="000000" w:themeColor="text1"/>
        </w:rPr>
      </w:pPr>
      <w:r w:rsidRPr="006D272F">
        <w:rPr>
          <w:color w:val="000000" w:themeColor="text1"/>
        </w:rPr>
        <w:tab/>
      </w:r>
    </w:p>
    <w:p w14:paraId="48EC25CB" w14:textId="3049A5A7" w:rsidR="004C7680" w:rsidRPr="006D272F" w:rsidRDefault="00AE33F5" w:rsidP="00E65789">
      <w:pPr>
        <w:ind w:firstLine="0"/>
        <w:rPr>
          <w:color w:val="000000" w:themeColor="text1"/>
        </w:rPr>
      </w:pPr>
      <w:r w:rsidRPr="006D272F">
        <w:rPr>
          <w:color w:val="000000" w:themeColor="text1"/>
        </w:rPr>
        <w:t xml:space="preserve">Aðgreiningarstuðull fyrir sérhvert atriði er góður </w:t>
      </w:r>
      <w:del w:id="88" w:author="Aðalheiður Magnúsdóttir - HI" w:date="2023-03-22T10:13:00Z">
        <w:r w:rsidRPr="006D272F" w:rsidDel="00C207F1">
          <w:rPr>
            <w:color w:val="000000" w:themeColor="text1"/>
          </w:rPr>
          <w:delText xml:space="preserve">fyrir sérhvert atriði </w:delText>
        </w:r>
      </w:del>
      <w:r w:rsidRPr="006D272F">
        <w:rPr>
          <w:color w:val="000000" w:themeColor="text1"/>
        </w:rPr>
        <w:t xml:space="preserve">þar sem hann er yfir almennum viðmiðum. Þyngdarstuðull fyrir sérhvert atriði er í öllum tilfellum fyrir neðan núll sem bendir til þess að viðhorf </w:t>
      </w:r>
      <w:commentRangeStart w:id="89"/>
      <w:r w:rsidRPr="006D272F">
        <w:rPr>
          <w:color w:val="000000" w:themeColor="text1"/>
        </w:rPr>
        <w:t xml:space="preserve">þáttakenda </w:t>
      </w:r>
      <w:commentRangeEnd w:id="89"/>
      <w:r w:rsidR="00DE5A7F">
        <w:rPr>
          <w:rStyle w:val="CommentReference"/>
        </w:rPr>
        <w:commentReference w:id="89"/>
      </w:r>
      <w:r w:rsidRPr="006D272F">
        <w:rPr>
          <w:color w:val="000000" w:themeColor="text1"/>
        </w:rPr>
        <w:t>sé almennt jákvætt. Á mynd</w:t>
      </w:r>
      <w:r w:rsidR="004C7680" w:rsidRPr="006D272F">
        <w:rPr>
          <w:color w:val="000000" w:themeColor="text1"/>
        </w:rPr>
        <w:t xml:space="preserve"> </w:t>
      </w:r>
      <w:r w:rsidR="00E90C03" w:rsidRPr="006D272F">
        <w:rPr>
          <w:color w:val="000000" w:themeColor="text1"/>
        </w:rPr>
        <w:t>7</w:t>
      </w:r>
      <w:del w:id="90" w:author="Aðalheiður Magnúsdóttir - HI" w:date="2023-03-22T10:13:00Z">
        <w:r w:rsidRPr="006D272F" w:rsidDel="00C207F1">
          <w:rPr>
            <w:color w:val="000000" w:themeColor="text1"/>
          </w:rPr>
          <w:delText>.</w:delText>
        </w:r>
      </w:del>
      <w:r w:rsidRPr="006D272F">
        <w:rPr>
          <w:color w:val="000000" w:themeColor="text1"/>
        </w:rPr>
        <w:t xml:space="preserve"> má sjá sveigrit fyrir </w:t>
      </w:r>
      <w:r w:rsidR="004C7680" w:rsidRPr="006D272F">
        <w:rPr>
          <w:color w:val="000000" w:themeColor="text1"/>
        </w:rPr>
        <w:t xml:space="preserve">bæði </w:t>
      </w:r>
      <w:r w:rsidRPr="006D272F">
        <w:rPr>
          <w:color w:val="000000" w:themeColor="text1"/>
        </w:rPr>
        <w:t>líkönin í heild sinni</w:t>
      </w:r>
      <w:r w:rsidR="004C7680" w:rsidRPr="006D272F">
        <w:rPr>
          <w:color w:val="000000" w:themeColor="text1"/>
        </w:rPr>
        <w:t>.</w:t>
      </w:r>
    </w:p>
    <w:p w14:paraId="1DD81BFC" w14:textId="1A206AA0" w:rsidR="00B81BF8" w:rsidRPr="006D272F" w:rsidRDefault="00AE33F5" w:rsidP="004C7680">
      <w:pPr>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7</w:t>
      </w:r>
      <w:r w:rsidRPr="006D272F">
        <w:rPr>
          <w:b/>
          <w:bCs/>
          <w:color w:val="000000" w:themeColor="text1"/>
        </w:rPr>
        <w:t xml:space="preserve">. </w:t>
      </w:r>
    </w:p>
    <w:p w14:paraId="030C7C62" w14:textId="0245FC6B" w:rsidR="00AE33F5" w:rsidRPr="006D272F" w:rsidRDefault="00D434CD" w:rsidP="004C7680">
      <w:pPr>
        <w:ind w:firstLine="0"/>
        <w:rPr>
          <w:i/>
          <w:iCs/>
          <w:color w:val="000000" w:themeColor="text1"/>
        </w:rPr>
      </w:pPr>
      <w:r w:rsidRPr="006D272F">
        <w:rPr>
          <w:i/>
          <w:iCs/>
          <w:noProof/>
          <w:color w:val="000000" w:themeColor="text1"/>
        </w:rPr>
        <w:drawing>
          <wp:anchor distT="0" distB="0" distL="114300" distR="114300" simplePos="0" relativeHeight="251667456" behindDoc="0" locked="0" layoutInCell="1" allowOverlap="1" wp14:anchorId="0D4D40D2" wp14:editId="366F74E8">
            <wp:simplePos x="0" y="0"/>
            <wp:positionH relativeFrom="column">
              <wp:posOffset>-678858</wp:posOffset>
            </wp:positionH>
            <wp:positionV relativeFrom="paragraph">
              <wp:posOffset>351155</wp:posOffset>
            </wp:positionV>
            <wp:extent cx="7098793" cy="3244241"/>
            <wp:effectExtent l="0" t="0" r="635" b="0"/>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98793" cy="3244241"/>
                    </a:xfrm>
                    <a:prstGeom prst="rect">
                      <a:avLst/>
                    </a:prstGeom>
                  </pic:spPr>
                </pic:pic>
              </a:graphicData>
            </a:graphic>
            <wp14:sizeRelH relativeFrom="page">
              <wp14:pctWidth>0</wp14:pctWidth>
            </wp14:sizeRelH>
            <wp14:sizeRelV relativeFrom="page">
              <wp14:pctHeight>0</wp14:pctHeight>
            </wp14:sizeRelV>
          </wp:anchor>
        </w:drawing>
      </w:r>
      <w:r w:rsidR="00AE33F5" w:rsidRPr="006D272F">
        <w:rPr>
          <w:i/>
          <w:iCs/>
          <w:color w:val="000000" w:themeColor="text1"/>
        </w:rPr>
        <w:t>Sveigrit fyrir prófhluta B. Viðhorf til hlutverk námsmats.</w:t>
      </w:r>
    </w:p>
    <w:p w14:paraId="6E718945" w14:textId="1648CF50" w:rsidR="00007CE7" w:rsidRPr="006D272F" w:rsidRDefault="00007CE7" w:rsidP="00913387">
      <w:pPr>
        <w:ind w:firstLine="0"/>
        <w:rPr>
          <w:i/>
          <w:iCs/>
          <w:color w:val="000000" w:themeColor="text1"/>
        </w:rPr>
      </w:pPr>
    </w:p>
    <w:p w14:paraId="15F7C488" w14:textId="7FE69C6D" w:rsidR="0072262D" w:rsidRPr="006D272F" w:rsidRDefault="004C7680" w:rsidP="0072262D">
      <w:pPr>
        <w:ind w:firstLine="0"/>
        <w:rPr>
          <w:color w:val="000000" w:themeColor="text1"/>
        </w:rPr>
      </w:pPr>
      <w:r w:rsidRPr="006D272F">
        <w:rPr>
          <w:color w:val="000000" w:themeColor="text1"/>
        </w:rPr>
        <w:t xml:space="preserve">Eins og sést á mynd </w:t>
      </w:r>
      <w:r w:rsidR="0072262D" w:rsidRPr="006D272F">
        <w:rPr>
          <w:color w:val="000000" w:themeColor="text1"/>
        </w:rPr>
        <w:t>7</w:t>
      </w:r>
      <w:del w:id="91" w:author="Aðalheiður Magnúsdóttir - HI" w:date="2023-03-22T10:13:00Z">
        <w:r w:rsidRPr="006D272F" w:rsidDel="00C207F1">
          <w:rPr>
            <w:color w:val="000000" w:themeColor="text1"/>
          </w:rPr>
          <w:delText>.</w:delText>
        </w:r>
      </w:del>
      <w:r w:rsidRPr="006D272F">
        <w:rPr>
          <w:color w:val="000000" w:themeColor="text1"/>
        </w:rPr>
        <w:t xml:space="preserve"> </w:t>
      </w:r>
      <w:ins w:id="92" w:author="Aðalheiður Magnúsdóttir - HI" w:date="2023-03-22T10:13:00Z">
        <w:r w:rsidR="00C207F1">
          <w:rPr>
            <w:color w:val="000000" w:themeColor="text1"/>
          </w:rPr>
          <w:t>þ</w:t>
        </w:r>
      </w:ins>
      <w:del w:id="93" w:author="Aðalheiður Magnúsdóttir - HI" w:date="2023-03-22T10:13:00Z">
        <w:r w:rsidRPr="006D272F" w:rsidDel="00C207F1">
          <w:rPr>
            <w:color w:val="000000" w:themeColor="text1"/>
          </w:rPr>
          <w:delText>Þ</w:delText>
        </w:r>
      </w:del>
      <w:r w:rsidRPr="006D272F">
        <w:rPr>
          <w:color w:val="000000" w:themeColor="text1"/>
        </w:rPr>
        <w:t>á er ekki mikill munur á milli hópa í viðhorfi til hlutverk námsmats. Hinsvegar er</w:t>
      </w:r>
      <w:r w:rsidR="00E65789" w:rsidRPr="006D272F">
        <w:rPr>
          <w:color w:val="000000" w:themeColor="text1"/>
        </w:rPr>
        <w:t xml:space="preserve"> örlítið meiri tilhneiging hjá forsjáraðilum til þess að vera með jákvætt viðhorf. Þá má einnig sjá á sveigritinu að aðgreiningarstuðull gefur skýr hlutaskil á milli viðhorfa. </w:t>
      </w:r>
    </w:p>
    <w:p w14:paraId="7027678A" w14:textId="1B6D453E" w:rsidR="00AE33F5" w:rsidRPr="006D272F" w:rsidRDefault="00E65789" w:rsidP="0072262D">
      <w:pPr>
        <w:rPr>
          <w:color w:val="000000" w:themeColor="text1"/>
        </w:rPr>
      </w:pPr>
      <w:r w:rsidRPr="006D272F">
        <w:rPr>
          <w:color w:val="000000" w:themeColor="text1"/>
        </w:rPr>
        <w:t xml:space="preserve">Skoðuð var fylgni á milli viðhorfa í þeta dreifingu og heildarsummu þátttakenda með því að reikna saman svör þátttakenda, þ.e., leggja saman skorun þar sem: </w:t>
      </w:r>
      <w:r w:rsidRPr="006D272F">
        <w:rPr>
          <w:i/>
          <w:iCs/>
          <w:color w:val="000000" w:themeColor="text1"/>
        </w:rPr>
        <w:t xml:space="preserve">0 = „ósammála“, og 1 = „sammála“. </w:t>
      </w:r>
      <w:r w:rsidRPr="006D272F">
        <w:rPr>
          <w:color w:val="000000" w:themeColor="text1"/>
        </w:rPr>
        <w:t>Á mynd</w:t>
      </w:r>
      <w:r w:rsidR="00E90C03" w:rsidRPr="006D272F">
        <w:rPr>
          <w:color w:val="000000" w:themeColor="text1"/>
        </w:rPr>
        <w:t xml:space="preserve"> 8</w:t>
      </w:r>
      <w:del w:id="94" w:author="Aðalheiður Magnúsdóttir - HI" w:date="2023-03-22T10:14:00Z">
        <w:r w:rsidR="000632BF" w:rsidRPr="006D272F" w:rsidDel="00C207F1">
          <w:rPr>
            <w:color w:val="000000" w:themeColor="text1"/>
          </w:rPr>
          <w:delText>.</w:delText>
        </w:r>
      </w:del>
      <w:r w:rsidRPr="006D272F">
        <w:rPr>
          <w:color w:val="000000" w:themeColor="text1"/>
        </w:rPr>
        <w:t xml:space="preserve"> má sjá fylgnirit á milli heildarsummu þátttakenda og viðhorf gagnvart prófhluta B. </w:t>
      </w:r>
      <w:r w:rsidR="00007CE7" w:rsidRPr="006D272F">
        <w:rPr>
          <w:color w:val="000000" w:themeColor="text1"/>
        </w:rPr>
        <w:t xml:space="preserve">Hér sést það að líkanið er að ná ágætlega yfir breytileika í viðhorfi forsjáraðila á bilinu </w:t>
      </w:r>
      <w:commentRangeStart w:id="95"/>
      <w:del w:id="96" w:author="Aðalheiður Magnúsdóttir - HI" w:date="2023-03-22T10:14:00Z">
        <w:r w:rsidR="00007CE7" w:rsidRPr="006D272F" w:rsidDel="00C207F1">
          <w:rPr>
            <w:color w:val="000000" w:themeColor="text1"/>
          </w:rPr>
          <w:delText>ca</w:delText>
        </w:r>
      </w:del>
      <w:ins w:id="97" w:author="Aðalheiður Magnúsdóttir - HI" w:date="2023-03-22T10:14:00Z">
        <w:r w:rsidR="00C207F1">
          <w:rPr>
            <w:color w:val="000000" w:themeColor="text1"/>
          </w:rPr>
          <w:t xml:space="preserve"> u.þ.b</w:t>
        </w:r>
        <w:commentRangeEnd w:id="95"/>
        <w:r w:rsidR="00C207F1">
          <w:rPr>
            <w:rStyle w:val="CommentReference"/>
          </w:rPr>
          <w:commentReference w:id="95"/>
        </w:r>
      </w:ins>
      <w:r w:rsidR="00007CE7" w:rsidRPr="006D272F">
        <w:rPr>
          <w:color w:val="000000" w:themeColor="text1"/>
        </w:rPr>
        <w:t>. -2 til 0</w:t>
      </w:r>
      <w:r w:rsidR="00756D39" w:rsidRPr="006D272F">
        <w:rPr>
          <w:color w:val="000000" w:themeColor="text1"/>
        </w:rPr>
        <w:t xml:space="preserve"> en hjá starfsfólki skóla er það á bilinu </w:t>
      </w:r>
      <w:del w:id="98" w:author="Aðalheiður Magnúsdóttir - HI" w:date="2023-03-22T10:14:00Z">
        <w:r w:rsidR="00756D39" w:rsidRPr="006D272F" w:rsidDel="00C207F1">
          <w:rPr>
            <w:color w:val="000000" w:themeColor="text1"/>
          </w:rPr>
          <w:delText>ca</w:delText>
        </w:r>
      </w:del>
      <w:ins w:id="99" w:author="Aðalheiður Magnúsdóttir - HI" w:date="2023-03-22T10:14:00Z">
        <w:r w:rsidR="00C207F1">
          <w:rPr>
            <w:color w:val="000000" w:themeColor="text1"/>
          </w:rPr>
          <w:t>u.þ.b.</w:t>
        </w:r>
      </w:ins>
      <w:r w:rsidR="00756D39" w:rsidRPr="006D272F">
        <w:rPr>
          <w:color w:val="000000" w:themeColor="text1"/>
        </w:rPr>
        <w:t>. -1 til 1. Þetta sjáum við með því að skoða</w:t>
      </w:r>
      <w:r w:rsidR="00007CE7" w:rsidRPr="006D272F">
        <w:rPr>
          <w:color w:val="000000" w:themeColor="text1"/>
        </w:rPr>
        <w:t xml:space="preserve"> </w:t>
      </w:r>
      <w:r w:rsidR="00756D39" w:rsidRPr="006D272F">
        <w:rPr>
          <w:color w:val="000000" w:themeColor="text1"/>
        </w:rPr>
        <w:t xml:space="preserve">hvar </w:t>
      </w:r>
      <w:r w:rsidR="00007CE7" w:rsidRPr="006D272F">
        <w:rPr>
          <w:color w:val="000000" w:themeColor="text1"/>
        </w:rPr>
        <w:t xml:space="preserve">gagnapunktar eru að lenda þétt saman. Þá sést einnig greinilega að </w:t>
      </w:r>
      <w:commentRangeStart w:id="100"/>
      <w:r w:rsidR="00007CE7" w:rsidRPr="006D272F">
        <w:rPr>
          <w:color w:val="000000" w:themeColor="text1"/>
        </w:rPr>
        <w:t xml:space="preserve">þátttakendur </w:t>
      </w:r>
      <w:commentRangeEnd w:id="100"/>
      <w:r w:rsidR="00DE5A7F">
        <w:rPr>
          <w:rStyle w:val="CommentReference"/>
        </w:rPr>
        <w:commentReference w:id="100"/>
      </w:r>
      <w:r w:rsidR="00007CE7" w:rsidRPr="006D272F">
        <w:rPr>
          <w:color w:val="000000" w:themeColor="text1"/>
        </w:rPr>
        <w:t xml:space="preserve">eru almennt með þá tilhneigingu til þess að vera með jákvætt viðhorf gagnvart prófhluta B. </w:t>
      </w:r>
      <w:r w:rsidR="00F93405" w:rsidRPr="006D272F">
        <w:rPr>
          <w:color w:val="000000" w:themeColor="text1"/>
        </w:rPr>
        <w:t>Vert</w:t>
      </w:r>
      <w:r w:rsidR="00007CE7" w:rsidRPr="006D272F">
        <w:rPr>
          <w:color w:val="000000" w:themeColor="text1"/>
        </w:rPr>
        <w:t xml:space="preserve"> að benda á að heildarskor </w:t>
      </w:r>
      <w:del w:id="101" w:author="Aðalheiður Magnúsdóttir - HI" w:date="2023-03-22T10:39:00Z">
        <w:r w:rsidR="00007CE7" w:rsidRPr="006D272F" w:rsidDel="005B38D3">
          <w:rPr>
            <w:color w:val="000000" w:themeColor="text1"/>
          </w:rPr>
          <w:delText xml:space="preserve">kennara </w:delText>
        </w:r>
      </w:del>
      <w:ins w:id="102" w:author="Aðalheiður Magnúsdóttir - HI" w:date="2023-03-22T10:39:00Z">
        <w:r w:rsidR="005B38D3">
          <w:rPr>
            <w:color w:val="000000" w:themeColor="text1"/>
          </w:rPr>
          <w:t>starfsfólk skóla</w:t>
        </w:r>
        <w:r w:rsidR="005B38D3" w:rsidRPr="006D272F">
          <w:rPr>
            <w:color w:val="000000" w:themeColor="text1"/>
          </w:rPr>
          <w:t xml:space="preserve"> </w:t>
        </w:r>
      </w:ins>
      <w:r w:rsidR="00007CE7" w:rsidRPr="006D272F">
        <w:rPr>
          <w:color w:val="000000" w:themeColor="text1"/>
        </w:rPr>
        <w:t xml:space="preserve">er almennt hærra en hjá forsjáraðilum, </w:t>
      </w:r>
      <w:commentRangeStart w:id="103"/>
      <w:r w:rsidR="00007CE7" w:rsidRPr="006D272F">
        <w:rPr>
          <w:color w:val="000000" w:themeColor="text1"/>
        </w:rPr>
        <w:t xml:space="preserve">sjá mynd 6. </w:t>
      </w:r>
      <w:commentRangeEnd w:id="103"/>
      <w:r w:rsidR="00C207F1">
        <w:rPr>
          <w:rStyle w:val="CommentReference"/>
        </w:rPr>
        <w:commentReference w:id="103"/>
      </w:r>
    </w:p>
    <w:p w14:paraId="0F8E8016" w14:textId="77777777" w:rsidR="00E90C03" w:rsidRPr="006D272F" w:rsidRDefault="00E90C03" w:rsidP="00D434CD">
      <w:pPr>
        <w:rPr>
          <w:color w:val="000000" w:themeColor="text1"/>
        </w:rPr>
      </w:pPr>
    </w:p>
    <w:p w14:paraId="48F12664" w14:textId="5CF1682E" w:rsidR="00AE33F5" w:rsidRPr="006D272F" w:rsidRDefault="00990DBB" w:rsidP="00990DBB">
      <w:pPr>
        <w:spacing w:line="360" w:lineRule="auto"/>
        <w:ind w:firstLine="0"/>
        <w:rPr>
          <w:b/>
          <w:bCs/>
          <w:color w:val="000000" w:themeColor="text1"/>
        </w:rPr>
      </w:pPr>
      <w:r w:rsidRPr="006D272F">
        <w:rPr>
          <w:b/>
          <w:bCs/>
          <w:color w:val="000000" w:themeColor="text1"/>
        </w:rPr>
        <w:lastRenderedPageBreak/>
        <w:t xml:space="preserve">Mynd </w:t>
      </w:r>
      <w:r w:rsidR="00E90C03" w:rsidRPr="006D272F">
        <w:rPr>
          <w:b/>
          <w:bCs/>
          <w:color w:val="000000" w:themeColor="text1"/>
        </w:rPr>
        <w:t>8</w:t>
      </w:r>
      <w:r w:rsidRPr="006D272F">
        <w:rPr>
          <w:b/>
          <w:bCs/>
          <w:color w:val="000000" w:themeColor="text1"/>
        </w:rPr>
        <w:t>.</w:t>
      </w:r>
    </w:p>
    <w:p w14:paraId="7D938B77" w14:textId="44913712" w:rsidR="00F93405" w:rsidRPr="006D272F" w:rsidRDefault="00E90C03" w:rsidP="00F93405">
      <w:pPr>
        <w:spacing w:line="360" w:lineRule="auto"/>
        <w:ind w:firstLine="0"/>
        <w:rPr>
          <w:i/>
          <w:iCs/>
          <w:color w:val="000000" w:themeColor="text1"/>
        </w:rPr>
      </w:pPr>
      <w:r w:rsidRPr="006D272F">
        <w:rPr>
          <w:noProof/>
          <w:color w:val="000000" w:themeColor="text1"/>
        </w:rPr>
        <w:drawing>
          <wp:anchor distT="0" distB="0" distL="114300" distR="114300" simplePos="0" relativeHeight="251664384" behindDoc="0" locked="0" layoutInCell="1" allowOverlap="1" wp14:anchorId="47DF88C9" wp14:editId="6FC71580">
            <wp:simplePos x="0" y="0"/>
            <wp:positionH relativeFrom="column">
              <wp:posOffset>-167640</wp:posOffset>
            </wp:positionH>
            <wp:positionV relativeFrom="paragraph">
              <wp:posOffset>354965</wp:posOffset>
            </wp:positionV>
            <wp:extent cx="6109970" cy="5962650"/>
            <wp:effectExtent l="0" t="0" r="0" b="635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09970" cy="5962650"/>
                    </a:xfrm>
                    <a:prstGeom prst="rect">
                      <a:avLst/>
                    </a:prstGeom>
                  </pic:spPr>
                </pic:pic>
              </a:graphicData>
            </a:graphic>
            <wp14:sizeRelH relativeFrom="page">
              <wp14:pctWidth>0</wp14:pctWidth>
            </wp14:sizeRelH>
            <wp14:sizeRelV relativeFrom="page">
              <wp14:pctHeight>0</wp14:pctHeight>
            </wp14:sizeRelV>
          </wp:anchor>
        </w:drawing>
      </w:r>
      <w:r w:rsidR="00990DBB" w:rsidRPr="006D272F">
        <w:rPr>
          <w:i/>
          <w:iCs/>
          <w:color w:val="000000" w:themeColor="text1"/>
        </w:rPr>
        <w:t>Fylgnirit á milli Heildarsummu og viðhorfs fyrir prófhluta B.</w:t>
      </w:r>
    </w:p>
    <w:p w14:paraId="233E1801" w14:textId="77777777" w:rsidR="009C122F" w:rsidRPr="006D272F" w:rsidRDefault="009C122F" w:rsidP="009C122F">
      <w:pPr>
        <w:ind w:firstLine="0"/>
        <w:rPr>
          <w:rFonts w:ascii="AppleSystemUIFont" w:hAnsi="AppleSystemUIFont" w:cs="AppleSystemUIFont"/>
        </w:rPr>
      </w:pPr>
    </w:p>
    <w:p w14:paraId="4115F2D6" w14:textId="77777777" w:rsidR="00936F3C" w:rsidRPr="006D272F" w:rsidRDefault="009C122F" w:rsidP="00936F3C">
      <w:pPr>
        <w:ind w:firstLine="0"/>
      </w:pPr>
      <w:r w:rsidRPr="006D272F">
        <w:t>Mynd 9</w:t>
      </w:r>
      <w:del w:id="104" w:author="Aðalheiður Magnúsdóttir - HI" w:date="2023-03-22T10:15:00Z">
        <w:r w:rsidRPr="006D272F" w:rsidDel="00C207F1">
          <w:delText>.</w:delText>
        </w:r>
      </w:del>
      <w:r w:rsidRPr="006D272F">
        <w:t xml:space="preserve"> sýnir tíðni og dreifingu á viðhorfi hjá þátttakendum. Þá má taka eftir að dreifingin er mjög neikvætt skekkt, þ.e. flestir </w:t>
      </w:r>
      <w:commentRangeStart w:id="105"/>
      <w:r w:rsidRPr="006D272F">
        <w:t xml:space="preserve">þátttakendanna </w:t>
      </w:r>
      <w:commentRangeEnd w:id="105"/>
      <w:r w:rsidR="00976170">
        <w:rPr>
          <w:rStyle w:val="CommentReference"/>
        </w:rPr>
        <w:commentReference w:id="105"/>
      </w:r>
      <w:r w:rsidRPr="006D272F">
        <w:t xml:space="preserve">eru að lenda á bilinu -1 til 1. Þetta bendir til þess að það sé ríkjandi tilhneiging til þess að vera með jákvætt viðhorf gagnvart matsferlinu ef tekið er mið af þyngdarstuðlum líkansins, sjá töflu 7. </w:t>
      </w:r>
    </w:p>
    <w:p w14:paraId="015B2562" w14:textId="77777777" w:rsidR="00936F3C" w:rsidRPr="006D272F" w:rsidRDefault="00936F3C">
      <w:pPr>
        <w:spacing w:line="240" w:lineRule="auto"/>
        <w:ind w:firstLine="0"/>
      </w:pPr>
      <w:r w:rsidRPr="006D272F">
        <w:br w:type="page"/>
      </w:r>
    </w:p>
    <w:p w14:paraId="55B219F7" w14:textId="0211D669" w:rsidR="00E90C03" w:rsidRPr="006D272F" w:rsidRDefault="00E90C03" w:rsidP="00936F3C">
      <w:pPr>
        <w:ind w:firstLine="0"/>
        <w:rPr>
          <w:i/>
          <w:iCs/>
          <w:color w:val="000000" w:themeColor="text1"/>
        </w:rPr>
      </w:pPr>
      <w:r w:rsidRPr="006D272F">
        <w:rPr>
          <w:b/>
          <w:bCs/>
          <w:color w:val="000000" w:themeColor="text1"/>
        </w:rPr>
        <w:lastRenderedPageBreak/>
        <w:t xml:space="preserve">Mynd 9.  </w:t>
      </w:r>
    </w:p>
    <w:p w14:paraId="6BD31E09" w14:textId="2267E740" w:rsidR="007A5794" w:rsidRPr="006D272F" w:rsidRDefault="007F143F" w:rsidP="00E90C03">
      <w:pPr>
        <w:spacing w:line="360" w:lineRule="auto"/>
        <w:ind w:firstLine="0"/>
        <w:rPr>
          <w:i/>
          <w:iCs/>
          <w:color w:val="000000" w:themeColor="text1"/>
        </w:rPr>
      </w:pPr>
      <w:r w:rsidRPr="006D272F">
        <w:rPr>
          <w:b/>
          <w:bCs/>
          <w:noProof/>
        </w:rPr>
        <w:drawing>
          <wp:anchor distT="0" distB="0" distL="114300" distR="114300" simplePos="0" relativeHeight="251668480" behindDoc="0" locked="0" layoutInCell="1" allowOverlap="1" wp14:anchorId="11A3DCCF" wp14:editId="1CF4C989">
            <wp:simplePos x="0" y="0"/>
            <wp:positionH relativeFrom="column">
              <wp:posOffset>-635</wp:posOffset>
            </wp:positionH>
            <wp:positionV relativeFrom="paragraph">
              <wp:posOffset>387440</wp:posOffset>
            </wp:positionV>
            <wp:extent cx="5786755" cy="5158105"/>
            <wp:effectExtent l="0" t="0" r="4445" b="0"/>
            <wp:wrapTopAndBottom/>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86755" cy="5158105"/>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Dreifing á viðhorfi þátttakenda í prófhluta B.</w:t>
      </w:r>
    </w:p>
    <w:p w14:paraId="2DB82F36" w14:textId="0ADE24B6" w:rsidR="007A5794" w:rsidRPr="006D272F" w:rsidRDefault="007A5794" w:rsidP="002968F8">
      <w:pPr>
        <w:ind w:firstLine="0"/>
        <w:rPr>
          <w:i/>
          <w:iCs/>
          <w:color w:val="000000" w:themeColor="text1"/>
        </w:rPr>
      </w:pPr>
    </w:p>
    <w:p w14:paraId="158972A9" w14:textId="2DC7B5D3" w:rsidR="002968F8" w:rsidRPr="006D272F" w:rsidRDefault="002968F8" w:rsidP="002968F8">
      <w:pPr>
        <w:ind w:firstLine="0"/>
        <w:rPr>
          <w:color w:val="000000" w:themeColor="text1"/>
        </w:rPr>
      </w:pPr>
      <w:r w:rsidRPr="006D272F">
        <w:rPr>
          <w:color w:val="000000" w:themeColor="text1"/>
        </w:rPr>
        <w:t xml:space="preserve">Á mynd </w:t>
      </w:r>
      <w:r w:rsidR="00B370AC" w:rsidRPr="006D272F">
        <w:rPr>
          <w:color w:val="000000" w:themeColor="text1"/>
        </w:rPr>
        <w:t>10</w:t>
      </w:r>
      <w:del w:id="106" w:author="Aðalheiður Magnúsdóttir - HI" w:date="2023-03-22T10:15:00Z">
        <w:r w:rsidRPr="006D272F" w:rsidDel="00C207F1">
          <w:rPr>
            <w:color w:val="000000" w:themeColor="text1"/>
          </w:rPr>
          <w:delText>.</w:delText>
        </w:r>
      </w:del>
      <w:r w:rsidRPr="006D272F">
        <w:rPr>
          <w:color w:val="000000" w:themeColor="text1"/>
        </w:rPr>
        <w:t xml:space="preserve"> </w:t>
      </w:r>
      <w:ins w:id="107" w:author="Aðalheiður Magnúsdóttir - HI" w:date="2023-03-22T10:15:00Z">
        <w:r w:rsidR="00C207F1">
          <w:rPr>
            <w:color w:val="000000" w:themeColor="text1"/>
          </w:rPr>
          <w:t>m</w:t>
        </w:r>
      </w:ins>
      <w:del w:id="108" w:author="Aðalheiður Magnúsdóttir - HI" w:date="2023-03-22T10:15:00Z">
        <w:r w:rsidRPr="006D272F" w:rsidDel="00C207F1">
          <w:rPr>
            <w:color w:val="000000" w:themeColor="text1"/>
          </w:rPr>
          <w:delText>M</w:delText>
        </w:r>
      </w:del>
      <w:r w:rsidRPr="006D272F">
        <w:rPr>
          <w:color w:val="000000" w:themeColor="text1"/>
        </w:rPr>
        <w:t>á sjá hvernig staðalvilla viðhorfs</w:t>
      </w:r>
      <w:del w:id="109" w:author="Aðalheiður Magnúsdóttir - HI" w:date="2023-03-22T10:57:00Z">
        <w:r w:rsidRPr="006D272F" w:rsidDel="00976170">
          <w:rPr>
            <w:color w:val="000000" w:themeColor="text1"/>
          </w:rPr>
          <w:delText xml:space="preserve"> hjá þátttakendum</w:delText>
        </w:r>
      </w:del>
      <w:r w:rsidRPr="006D272F">
        <w:rPr>
          <w:color w:val="000000" w:themeColor="text1"/>
        </w:rPr>
        <w:t xml:space="preserve"> dreifist m.t.t. viðhorfi</w:t>
      </w:r>
      <w:del w:id="110" w:author="Aðalheiður Magnúsdóttir - HI" w:date="2023-03-22T10:58:00Z">
        <w:r w:rsidRPr="006D272F" w:rsidDel="00976170">
          <w:rPr>
            <w:color w:val="000000" w:themeColor="text1"/>
          </w:rPr>
          <w:delText xml:space="preserve"> þátttakenda</w:delText>
        </w:r>
      </w:del>
      <w:r w:rsidRPr="006D272F">
        <w:rPr>
          <w:color w:val="000000" w:themeColor="text1"/>
        </w:rPr>
        <w:t>. Hér má sjá að líkanið nær vel utan um þá sem lenda á bilinu -2 og -,5 en staðalvilla hækkar svo ört fyrir og eftir þessa spönn.</w:t>
      </w:r>
      <w:r w:rsidR="00DC708C" w:rsidRPr="006D272F">
        <w:rPr>
          <w:color w:val="000000" w:themeColor="text1"/>
        </w:rPr>
        <w:t xml:space="preserve"> Þessi dreifing mundi því teljast æskileg þar sem áhersla líkansins er að greina á milli tilhneigingu til þess að vera með jákvætt eða neikvætt viðhorf og ef tekið er mið af þyngdarstuðlum þá eiga hlutskipti sér stað á þessu bili í þessu líkani.</w:t>
      </w:r>
    </w:p>
    <w:p w14:paraId="42FC3B0A" w14:textId="6171B3F1" w:rsidR="00936F3C" w:rsidRPr="006D272F" w:rsidRDefault="00936F3C" w:rsidP="00936F3C">
      <w:pPr>
        <w:spacing w:line="240" w:lineRule="auto"/>
        <w:ind w:firstLine="0"/>
        <w:rPr>
          <w:color w:val="000000" w:themeColor="text1"/>
        </w:rPr>
      </w:pPr>
      <w:r w:rsidRPr="006D272F">
        <w:rPr>
          <w:color w:val="000000" w:themeColor="text1"/>
        </w:rPr>
        <w:br w:type="page"/>
      </w:r>
    </w:p>
    <w:p w14:paraId="1C076532" w14:textId="1C232465" w:rsidR="00E90C03" w:rsidRPr="006D272F" w:rsidRDefault="00E90C03" w:rsidP="00281FB3">
      <w:pPr>
        <w:spacing w:line="360" w:lineRule="auto"/>
        <w:ind w:firstLine="0"/>
        <w:rPr>
          <w:b/>
          <w:bCs/>
        </w:rPr>
      </w:pPr>
      <w:r w:rsidRPr="006D272F">
        <w:rPr>
          <w:b/>
          <w:bCs/>
          <w:color w:val="000000" w:themeColor="text1"/>
        </w:rPr>
        <w:lastRenderedPageBreak/>
        <w:t xml:space="preserve">Mynd </w:t>
      </w:r>
      <w:r w:rsidR="00B370AC" w:rsidRPr="006D272F">
        <w:rPr>
          <w:b/>
          <w:bCs/>
          <w:color w:val="000000" w:themeColor="text1"/>
        </w:rPr>
        <w:t>10</w:t>
      </w:r>
      <w:r w:rsidRPr="006D272F">
        <w:rPr>
          <w:b/>
          <w:bCs/>
          <w:color w:val="000000" w:themeColor="text1"/>
        </w:rPr>
        <w:t xml:space="preserve">.  </w:t>
      </w:r>
    </w:p>
    <w:p w14:paraId="10D2F981" w14:textId="08BA84E9" w:rsidR="007F143F" w:rsidRPr="006D272F" w:rsidRDefault="007F143F" w:rsidP="007F143F">
      <w:pPr>
        <w:spacing w:line="360" w:lineRule="auto"/>
        <w:ind w:firstLine="0"/>
        <w:rPr>
          <w:i/>
          <w:iCs/>
          <w:color w:val="000000" w:themeColor="text1"/>
        </w:rPr>
      </w:pPr>
      <w:r w:rsidRPr="006D272F">
        <w:rPr>
          <w:b/>
          <w:bCs/>
          <w:i/>
          <w:iCs/>
          <w:noProof/>
        </w:rPr>
        <w:drawing>
          <wp:anchor distT="0" distB="0" distL="114300" distR="114300" simplePos="0" relativeHeight="251669504" behindDoc="0" locked="0" layoutInCell="1" allowOverlap="1" wp14:anchorId="4C86C6F6" wp14:editId="1FB161EE">
            <wp:simplePos x="0" y="0"/>
            <wp:positionH relativeFrom="column">
              <wp:posOffset>0</wp:posOffset>
            </wp:positionH>
            <wp:positionV relativeFrom="paragraph">
              <wp:posOffset>420370</wp:posOffset>
            </wp:positionV>
            <wp:extent cx="6179820" cy="5638800"/>
            <wp:effectExtent l="0" t="0" r="508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79820" cy="5638800"/>
                    </a:xfrm>
                    <a:prstGeom prst="rect">
                      <a:avLst/>
                    </a:prstGeom>
                  </pic:spPr>
                </pic:pic>
              </a:graphicData>
            </a:graphic>
            <wp14:sizeRelH relativeFrom="page">
              <wp14:pctWidth>0</wp14:pctWidth>
            </wp14:sizeRelH>
            <wp14:sizeRelV relativeFrom="page">
              <wp14:pctHeight>0</wp14:pctHeight>
            </wp14:sizeRelV>
          </wp:anchor>
        </w:drawing>
      </w:r>
      <w:r w:rsidR="00E90C03" w:rsidRPr="006D272F">
        <w:rPr>
          <w:i/>
          <w:iCs/>
          <w:color w:val="000000" w:themeColor="text1"/>
        </w:rPr>
        <w:t xml:space="preserve">Tengsl milli staðalvillu viðhorfs og viðhorfs þátttakenda í prófhluta </w:t>
      </w:r>
      <w:r w:rsidRPr="006D272F">
        <w:rPr>
          <w:i/>
          <w:iCs/>
          <w:color w:val="000000" w:themeColor="text1"/>
        </w:rPr>
        <w:t>B</w:t>
      </w:r>
      <w:r w:rsidR="00E90C03" w:rsidRPr="006D272F">
        <w:rPr>
          <w:i/>
          <w:iCs/>
          <w:color w:val="000000" w:themeColor="text1"/>
        </w:rPr>
        <w:t>.</w:t>
      </w:r>
    </w:p>
    <w:p w14:paraId="23FFE25A" w14:textId="1ED6C8F1" w:rsidR="005C567B" w:rsidRPr="006D272F" w:rsidRDefault="005C567B">
      <w:pPr>
        <w:spacing w:line="240" w:lineRule="auto"/>
        <w:ind w:firstLine="0"/>
        <w:rPr>
          <w:b/>
          <w:bCs/>
          <w:i/>
          <w:iCs/>
        </w:rPr>
      </w:pPr>
    </w:p>
    <w:p w14:paraId="6CE6DC8A" w14:textId="77777777" w:rsidR="00936F3C" w:rsidRPr="006D272F" w:rsidRDefault="00936F3C">
      <w:pPr>
        <w:spacing w:line="240" w:lineRule="auto"/>
        <w:ind w:firstLine="0"/>
        <w:rPr>
          <w:b/>
          <w:bCs/>
          <w:i/>
          <w:iCs/>
        </w:rPr>
      </w:pPr>
    </w:p>
    <w:p w14:paraId="750C4A8B" w14:textId="77777777" w:rsidR="00936F3C" w:rsidRPr="006D272F" w:rsidRDefault="00936F3C">
      <w:pPr>
        <w:spacing w:line="240" w:lineRule="auto"/>
        <w:ind w:firstLine="0"/>
        <w:rPr>
          <w:b/>
          <w:bCs/>
          <w:i/>
          <w:iCs/>
        </w:rPr>
      </w:pPr>
    </w:p>
    <w:p w14:paraId="29F444FD" w14:textId="76899736" w:rsidR="006E3EC0" w:rsidRPr="006D272F" w:rsidRDefault="00B93985" w:rsidP="00B93985">
      <w:pPr>
        <w:pStyle w:val="Heading2"/>
      </w:pPr>
      <w:r w:rsidRPr="006D272F">
        <w:rPr>
          <w:b/>
          <w:bCs/>
        </w:rPr>
        <w:t>Greining á prófhluta</w:t>
      </w:r>
      <w:r w:rsidR="00F024BE" w:rsidRPr="006D272F">
        <w:rPr>
          <w:b/>
          <w:bCs/>
        </w:rPr>
        <w:t xml:space="preserve"> C</w:t>
      </w:r>
      <w:r w:rsidRPr="006D272F">
        <w:t>:</w:t>
      </w:r>
      <w:r w:rsidR="006E3EC0" w:rsidRPr="006D272F">
        <w:t xml:space="preserve"> </w:t>
      </w:r>
      <w:r w:rsidRPr="006D272F">
        <w:t>„V</w:t>
      </w:r>
      <w:r w:rsidR="006E3EC0" w:rsidRPr="006D272F">
        <w:t xml:space="preserve">iðhorf </w:t>
      </w:r>
      <w:r w:rsidR="00D06439" w:rsidRPr="006D272F">
        <w:t>til</w:t>
      </w:r>
      <w:r w:rsidR="006E3EC0" w:rsidRPr="006D272F">
        <w:t xml:space="preserve"> mat tengt lykilhæfni menntunar í aðalnámsskrá</w:t>
      </w:r>
      <w:r w:rsidRPr="006D272F">
        <w:t>“</w:t>
      </w:r>
    </w:p>
    <w:p w14:paraId="3B83E015" w14:textId="774102D4" w:rsidR="00DC708C" w:rsidRPr="006D272F" w:rsidRDefault="00756D39" w:rsidP="00DC708C">
      <w:pPr>
        <w:rPr>
          <w:color w:val="000000" w:themeColor="text1"/>
        </w:rPr>
      </w:pPr>
      <w:r w:rsidRPr="006D272F">
        <w:t>Útbúi</w:t>
      </w:r>
      <w:ins w:id="111" w:author="Aðalheiður Magnúsdóttir - HI" w:date="2023-03-22T10:16:00Z">
        <w:r w:rsidR="00C207F1">
          <w:t>n</w:t>
        </w:r>
      </w:ins>
      <w:del w:id="112" w:author="Aðalheiður Magnúsdóttir - HI" w:date="2023-03-22T10:16:00Z">
        <w:r w:rsidRPr="006D272F" w:rsidDel="00C207F1">
          <w:delText>ð</w:delText>
        </w:r>
      </w:del>
      <w:r w:rsidRPr="006D272F">
        <w:t xml:space="preserve"> v</w:t>
      </w:r>
      <w:ins w:id="113" w:author="Aðalheiður Magnúsdóttir - HI" w:date="2023-03-22T10:16:00Z">
        <w:r w:rsidR="00C207F1">
          <w:t>oru</w:t>
        </w:r>
      </w:ins>
      <w:del w:id="114" w:author="Aðalheiður Magnúsdóttir - HI" w:date="2023-03-22T10:16:00Z">
        <w:r w:rsidRPr="006D272F" w:rsidDel="00C207F1">
          <w:delText>ar</w:delText>
        </w:r>
      </w:del>
      <w:r w:rsidRPr="006D272F">
        <w:t xml:space="preserve"> tvö tveggjastika (2PL) svarferlalíkön til þess að meta viðhorf þátttakenda til prófhluta C: </w:t>
      </w:r>
      <w:r w:rsidRPr="006D272F">
        <w:rPr>
          <w:i/>
          <w:iCs/>
        </w:rPr>
        <w:t>„Viðhorf til mat tengt lykilhæfni menntunar í aðalnámsskrá“.</w:t>
      </w:r>
      <w:r w:rsidRPr="006D272F">
        <w:t xml:space="preserve"> </w:t>
      </w:r>
      <w:r w:rsidRPr="006D272F">
        <w:rPr>
          <w:color w:val="000000" w:themeColor="text1"/>
        </w:rPr>
        <w:t>Til þess að meta gæði líkananna voru notaðir</w:t>
      </w:r>
      <w:r w:rsidR="001246FC" w:rsidRPr="006D272F">
        <w:rPr>
          <w:color w:val="000000" w:themeColor="text1"/>
        </w:rPr>
        <w:t xml:space="preserve"> sömu mátstuðla</w:t>
      </w:r>
      <w:ins w:id="115" w:author="Aðalheiður Magnúsdóttir - HI" w:date="2023-03-22T10:16:00Z">
        <w:r w:rsidR="00C207F1">
          <w:rPr>
            <w:color w:val="000000" w:themeColor="text1"/>
          </w:rPr>
          <w:t>r</w:t>
        </w:r>
      </w:ins>
      <w:r w:rsidR="00FB2F96" w:rsidRPr="006D272F">
        <w:rPr>
          <w:color w:val="000000" w:themeColor="text1"/>
        </w:rPr>
        <w:t xml:space="preserve"> </w:t>
      </w:r>
      <w:r w:rsidR="001246FC" w:rsidRPr="006D272F">
        <w:rPr>
          <w:color w:val="000000" w:themeColor="text1"/>
        </w:rPr>
        <w:t>og fyrir prófhluta A og B.</w:t>
      </w:r>
    </w:p>
    <w:p w14:paraId="2743B00A" w14:textId="77777777" w:rsidR="00936F3C" w:rsidRPr="006D272F" w:rsidRDefault="00936F3C" w:rsidP="006D272F">
      <w:pPr>
        <w:ind w:firstLine="0"/>
        <w:rPr>
          <w:color w:val="000000" w:themeColor="text1"/>
        </w:rPr>
      </w:pPr>
    </w:p>
    <w:tbl>
      <w:tblPr>
        <w:tblW w:w="5000" w:type="pct"/>
        <w:jc w:val="center"/>
        <w:tblLook w:val="04A0" w:firstRow="1" w:lastRow="0" w:firstColumn="1" w:lastColumn="0" w:noHBand="0" w:noVBand="1"/>
      </w:tblPr>
      <w:tblGrid>
        <w:gridCol w:w="2639"/>
        <w:gridCol w:w="774"/>
        <w:gridCol w:w="585"/>
        <w:gridCol w:w="1468"/>
        <w:gridCol w:w="1432"/>
        <w:gridCol w:w="1063"/>
        <w:gridCol w:w="1065"/>
      </w:tblGrid>
      <w:tr w:rsidR="0033217A" w:rsidRPr="006D272F" w14:paraId="6FD9D5CB" w14:textId="77777777" w:rsidTr="00F93405">
        <w:trPr>
          <w:trHeight w:val="320"/>
          <w:jc w:val="center"/>
        </w:trPr>
        <w:tc>
          <w:tcPr>
            <w:tcW w:w="5000" w:type="pct"/>
            <w:gridSpan w:val="7"/>
            <w:tcBorders>
              <w:top w:val="nil"/>
              <w:left w:val="nil"/>
              <w:bottom w:val="nil"/>
              <w:right w:val="nil"/>
            </w:tcBorders>
            <w:shd w:val="clear" w:color="auto" w:fill="auto"/>
            <w:noWrap/>
            <w:hideMark/>
          </w:tcPr>
          <w:p w14:paraId="69DD74E1" w14:textId="11E1F7F8" w:rsidR="0033217A" w:rsidRPr="006D272F" w:rsidRDefault="0033217A" w:rsidP="0033217A">
            <w:pPr>
              <w:spacing w:before="60" w:after="60" w:line="360" w:lineRule="auto"/>
              <w:ind w:firstLine="0"/>
              <w:rPr>
                <w:rFonts w:eastAsia="Times New Roman"/>
                <w:b/>
                <w:bCs/>
                <w:color w:val="000000"/>
                <w:lang w:eastAsia="en-GB"/>
              </w:rPr>
            </w:pPr>
            <w:r w:rsidRPr="006D272F">
              <w:rPr>
                <w:rFonts w:eastAsia="Times New Roman"/>
                <w:b/>
                <w:bCs/>
                <w:color w:val="000000"/>
                <w:lang w:eastAsia="en-GB"/>
              </w:rPr>
              <w:lastRenderedPageBreak/>
              <w:t>Tafla 7.</w:t>
            </w:r>
          </w:p>
        </w:tc>
      </w:tr>
      <w:tr w:rsidR="0033217A" w:rsidRPr="006D272F" w14:paraId="7A843F0F" w14:textId="77777777" w:rsidTr="00F93405">
        <w:trPr>
          <w:trHeight w:val="320"/>
          <w:jc w:val="center"/>
        </w:trPr>
        <w:tc>
          <w:tcPr>
            <w:tcW w:w="5000" w:type="pct"/>
            <w:gridSpan w:val="7"/>
            <w:tcBorders>
              <w:top w:val="nil"/>
              <w:left w:val="nil"/>
              <w:bottom w:val="single" w:sz="4" w:space="0" w:color="auto"/>
              <w:right w:val="nil"/>
            </w:tcBorders>
            <w:shd w:val="clear" w:color="auto" w:fill="auto"/>
            <w:noWrap/>
            <w:hideMark/>
          </w:tcPr>
          <w:p w14:paraId="12EBC8D5" w14:textId="77777777" w:rsidR="0033217A" w:rsidRPr="00C207F1" w:rsidRDefault="0033217A" w:rsidP="0033217A">
            <w:pPr>
              <w:spacing w:before="60" w:after="60" w:line="360" w:lineRule="auto"/>
              <w:ind w:firstLine="0"/>
              <w:rPr>
                <w:rFonts w:eastAsia="Times New Roman"/>
                <w:i/>
                <w:iCs/>
                <w:color w:val="000000"/>
                <w:lang w:eastAsia="en-GB"/>
                <w:rPrChange w:id="116" w:author="Aðalheiður Magnúsdóttir - HI" w:date="2023-03-22T10:16:00Z">
                  <w:rPr>
                    <w:rFonts w:eastAsia="Times New Roman"/>
                    <w:color w:val="000000"/>
                    <w:lang w:eastAsia="en-GB"/>
                  </w:rPr>
                </w:rPrChange>
              </w:rPr>
            </w:pPr>
            <w:r w:rsidRPr="00C207F1">
              <w:rPr>
                <w:rFonts w:eastAsia="Times New Roman"/>
                <w:i/>
                <w:iCs/>
                <w:color w:val="000000"/>
                <w:lang w:eastAsia="en-GB"/>
                <w:rPrChange w:id="117" w:author="Aðalheiður Magnúsdóttir - HI" w:date="2023-03-22T10:16:00Z">
                  <w:rPr>
                    <w:rFonts w:eastAsia="Times New Roman"/>
                    <w:color w:val="000000"/>
                    <w:lang w:eastAsia="en-GB"/>
                  </w:rPr>
                </w:rPrChange>
              </w:rPr>
              <w:t>Mátgæði fyrir prófhlutan C.</w:t>
            </w:r>
          </w:p>
        </w:tc>
      </w:tr>
      <w:tr w:rsidR="0033217A" w:rsidRPr="006D272F" w14:paraId="4E9341A4" w14:textId="77777777" w:rsidTr="00F93405">
        <w:trPr>
          <w:trHeight w:val="320"/>
          <w:jc w:val="center"/>
        </w:trPr>
        <w:tc>
          <w:tcPr>
            <w:tcW w:w="1462" w:type="pct"/>
            <w:tcBorders>
              <w:top w:val="nil"/>
              <w:left w:val="nil"/>
              <w:bottom w:val="single" w:sz="4" w:space="0" w:color="auto"/>
              <w:right w:val="nil"/>
            </w:tcBorders>
            <w:shd w:val="clear" w:color="auto" w:fill="auto"/>
            <w:noWrap/>
            <w:hideMark/>
          </w:tcPr>
          <w:p w14:paraId="3E741EAE"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Hópur</w:t>
            </w:r>
          </w:p>
        </w:tc>
        <w:tc>
          <w:tcPr>
            <w:tcW w:w="429" w:type="pct"/>
            <w:tcBorders>
              <w:top w:val="nil"/>
              <w:left w:val="nil"/>
              <w:bottom w:val="single" w:sz="4" w:space="0" w:color="auto"/>
              <w:right w:val="nil"/>
            </w:tcBorders>
            <w:shd w:val="clear" w:color="auto" w:fill="auto"/>
            <w:noWrap/>
            <w:hideMark/>
          </w:tcPr>
          <w:p w14:paraId="07C9D959"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M2</w:t>
            </w:r>
          </w:p>
        </w:tc>
        <w:tc>
          <w:tcPr>
            <w:tcW w:w="324" w:type="pct"/>
            <w:tcBorders>
              <w:top w:val="nil"/>
              <w:left w:val="nil"/>
              <w:bottom w:val="single" w:sz="4" w:space="0" w:color="auto"/>
              <w:right w:val="nil"/>
            </w:tcBorders>
            <w:shd w:val="clear" w:color="auto" w:fill="auto"/>
            <w:noWrap/>
            <w:hideMark/>
          </w:tcPr>
          <w:p w14:paraId="65A3E08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df</w:t>
            </w:r>
          </w:p>
        </w:tc>
        <w:tc>
          <w:tcPr>
            <w:tcW w:w="813" w:type="pct"/>
            <w:tcBorders>
              <w:top w:val="nil"/>
              <w:left w:val="nil"/>
              <w:bottom w:val="single" w:sz="4" w:space="0" w:color="auto"/>
              <w:right w:val="nil"/>
            </w:tcBorders>
            <w:shd w:val="clear" w:color="auto" w:fill="auto"/>
            <w:noWrap/>
            <w:hideMark/>
          </w:tcPr>
          <w:p w14:paraId="5AE999E5"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RMSEA</w:t>
            </w:r>
          </w:p>
        </w:tc>
        <w:tc>
          <w:tcPr>
            <w:tcW w:w="793" w:type="pct"/>
            <w:tcBorders>
              <w:top w:val="nil"/>
              <w:left w:val="nil"/>
              <w:bottom w:val="single" w:sz="4" w:space="0" w:color="auto"/>
              <w:right w:val="nil"/>
            </w:tcBorders>
            <w:shd w:val="clear" w:color="auto" w:fill="auto"/>
            <w:noWrap/>
            <w:hideMark/>
          </w:tcPr>
          <w:p w14:paraId="4EC1D3E3"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SRMSR</w:t>
            </w:r>
          </w:p>
        </w:tc>
        <w:tc>
          <w:tcPr>
            <w:tcW w:w="589" w:type="pct"/>
            <w:tcBorders>
              <w:top w:val="nil"/>
              <w:left w:val="nil"/>
              <w:bottom w:val="single" w:sz="4" w:space="0" w:color="auto"/>
              <w:right w:val="nil"/>
            </w:tcBorders>
            <w:shd w:val="clear" w:color="auto" w:fill="auto"/>
            <w:noWrap/>
            <w:hideMark/>
          </w:tcPr>
          <w:p w14:paraId="7CEA824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TLI</w:t>
            </w:r>
          </w:p>
        </w:tc>
        <w:tc>
          <w:tcPr>
            <w:tcW w:w="589" w:type="pct"/>
            <w:tcBorders>
              <w:top w:val="nil"/>
              <w:left w:val="nil"/>
              <w:bottom w:val="single" w:sz="4" w:space="0" w:color="auto"/>
              <w:right w:val="nil"/>
            </w:tcBorders>
            <w:shd w:val="clear" w:color="auto" w:fill="auto"/>
            <w:noWrap/>
            <w:hideMark/>
          </w:tcPr>
          <w:p w14:paraId="4B95D82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CFI</w:t>
            </w:r>
          </w:p>
        </w:tc>
      </w:tr>
      <w:tr w:rsidR="0033217A" w:rsidRPr="006D272F" w14:paraId="27E6E2C7" w14:textId="77777777" w:rsidTr="00F93405">
        <w:trPr>
          <w:trHeight w:val="320"/>
          <w:jc w:val="center"/>
        </w:trPr>
        <w:tc>
          <w:tcPr>
            <w:tcW w:w="1462" w:type="pct"/>
            <w:tcBorders>
              <w:top w:val="nil"/>
              <w:left w:val="nil"/>
              <w:bottom w:val="nil"/>
              <w:right w:val="nil"/>
            </w:tcBorders>
            <w:shd w:val="clear" w:color="auto" w:fill="auto"/>
            <w:noWrap/>
            <w:hideMark/>
          </w:tcPr>
          <w:p w14:paraId="0249FDC2"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Starfsmenn skóla</w:t>
            </w:r>
          </w:p>
        </w:tc>
        <w:tc>
          <w:tcPr>
            <w:tcW w:w="429" w:type="pct"/>
            <w:tcBorders>
              <w:top w:val="nil"/>
              <w:left w:val="nil"/>
              <w:bottom w:val="nil"/>
              <w:right w:val="nil"/>
            </w:tcBorders>
            <w:shd w:val="clear" w:color="auto" w:fill="auto"/>
            <w:noWrap/>
            <w:hideMark/>
          </w:tcPr>
          <w:p w14:paraId="6B98B266"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24</w:t>
            </w:r>
          </w:p>
        </w:tc>
        <w:tc>
          <w:tcPr>
            <w:tcW w:w="324" w:type="pct"/>
            <w:tcBorders>
              <w:top w:val="nil"/>
              <w:left w:val="nil"/>
              <w:bottom w:val="nil"/>
              <w:right w:val="nil"/>
            </w:tcBorders>
            <w:shd w:val="clear" w:color="auto" w:fill="auto"/>
            <w:noWrap/>
            <w:hideMark/>
          </w:tcPr>
          <w:p w14:paraId="5C00D25D"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nil"/>
              <w:right w:val="nil"/>
            </w:tcBorders>
            <w:shd w:val="clear" w:color="auto" w:fill="auto"/>
            <w:noWrap/>
            <w:hideMark/>
          </w:tcPr>
          <w:p w14:paraId="26932C8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0,085</w:t>
            </w:r>
          </w:p>
        </w:tc>
        <w:tc>
          <w:tcPr>
            <w:tcW w:w="793" w:type="pct"/>
            <w:tcBorders>
              <w:top w:val="nil"/>
              <w:left w:val="nil"/>
              <w:bottom w:val="nil"/>
              <w:right w:val="nil"/>
            </w:tcBorders>
            <w:shd w:val="clear" w:color="auto" w:fill="auto"/>
            <w:noWrap/>
            <w:hideMark/>
          </w:tcPr>
          <w:p w14:paraId="771F07D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0,044</w:t>
            </w:r>
          </w:p>
        </w:tc>
        <w:tc>
          <w:tcPr>
            <w:tcW w:w="589" w:type="pct"/>
            <w:tcBorders>
              <w:top w:val="nil"/>
              <w:left w:val="nil"/>
              <w:bottom w:val="nil"/>
              <w:right w:val="nil"/>
            </w:tcBorders>
            <w:shd w:val="clear" w:color="auto" w:fill="auto"/>
            <w:noWrap/>
            <w:hideMark/>
          </w:tcPr>
          <w:p w14:paraId="7C7D6932"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0,967</w:t>
            </w:r>
          </w:p>
        </w:tc>
        <w:tc>
          <w:tcPr>
            <w:tcW w:w="589" w:type="pct"/>
            <w:tcBorders>
              <w:top w:val="nil"/>
              <w:left w:val="nil"/>
              <w:bottom w:val="nil"/>
              <w:right w:val="nil"/>
            </w:tcBorders>
            <w:shd w:val="clear" w:color="auto" w:fill="auto"/>
            <w:noWrap/>
            <w:hideMark/>
          </w:tcPr>
          <w:p w14:paraId="7239A11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0,984</w:t>
            </w:r>
          </w:p>
        </w:tc>
      </w:tr>
      <w:tr w:rsidR="0033217A" w:rsidRPr="006D272F" w14:paraId="56778608" w14:textId="77777777" w:rsidTr="00F93405">
        <w:trPr>
          <w:trHeight w:val="320"/>
          <w:jc w:val="center"/>
        </w:trPr>
        <w:tc>
          <w:tcPr>
            <w:tcW w:w="1462" w:type="pct"/>
            <w:tcBorders>
              <w:top w:val="nil"/>
              <w:left w:val="nil"/>
              <w:bottom w:val="single" w:sz="4" w:space="0" w:color="auto"/>
              <w:right w:val="nil"/>
            </w:tcBorders>
            <w:shd w:val="clear" w:color="auto" w:fill="auto"/>
            <w:noWrap/>
            <w:hideMark/>
          </w:tcPr>
          <w:p w14:paraId="5F96AEE7" w14:textId="77777777" w:rsidR="0033217A" w:rsidRPr="006D272F" w:rsidRDefault="0033217A" w:rsidP="0033217A">
            <w:pPr>
              <w:spacing w:before="60" w:after="60" w:line="360" w:lineRule="auto"/>
              <w:ind w:firstLine="0"/>
              <w:rPr>
                <w:rFonts w:eastAsia="Times New Roman"/>
                <w:color w:val="000000"/>
                <w:lang w:eastAsia="en-GB"/>
              </w:rPr>
            </w:pPr>
            <w:r w:rsidRPr="006D272F">
              <w:rPr>
                <w:rFonts w:eastAsia="Times New Roman"/>
                <w:color w:val="000000"/>
                <w:lang w:eastAsia="en-GB"/>
              </w:rPr>
              <w:t>Forsjáraðilar</w:t>
            </w:r>
          </w:p>
        </w:tc>
        <w:tc>
          <w:tcPr>
            <w:tcW w:w="429" w:type="pct"/>
            <w:tcBorders>
              <w:top w:val="nil"/>
              <w:left w:val="nil"/>
              <w:bottom w:val="single" w:sz="4" w:space="0" w:color="auto"/>
              <w:right w:val="nil"/>
            </w:tcBorders>
            <w:shd w:val="clear" w:color="auto" w:fill="auto"/>
            <w:noWrap/>
            <w:hideMark/>
          </w:tcPr>
          <w:p w14:paraId="32C0C01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69</w:t>
            </w:r>
          </w:p>
        </w:tc>
        <w:tc>
          <w:tcPr>
            <w:tcW w:w="324" w:type="pct"/>
            <w:tcBorders>
              <w:top w:val="nil"/>
              <w:left w:val="nil"/>
              <w:bottom w:val="single" w:sz="4" w:space="0" w:color="auto"/>
              <w:right w:val="nil"/>
            </w:tcBorders>
            <w:shd w:val="clear" w:color="auto" w:fill="auto"/>
            <w:noWrap/>
            <w:hideMark/>
          </w:tcPr>
          <w:p w14:paraId="2796FD77"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5</w:t>
            </w:r>
          </w:p>
        </w:tc>
        <w:tc>
          <w:tcPr>
            <w:tcW w:w="813" w:type="pct"/>
            <w:tcBorders>
              <w:top w:val="nil"/>
              <w:left w:val="nil"/>
              <w:bottom w:val="single" w:sz="4" w:space="0" w:color="auto"/>
              <w:right w:val="nil"/>
            </w:tcBorders>
            <w:shd w:val="clear" w:color="auto" w:fill="auto"/>
            <w:noWrap/>
            <w:hideMark/>
          </w:tcPr>
          <w:p w14:paraId="66868B68"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0,061</w:t>
            </w:r>
          </w:p>
        </w:tc>
        <w:tc>
          <w:tcPr>
            <w:tcW w:w="793" w:type="pct"/>
            <w:tcBorders>
              <w:top w:val="nil"/>
              <w:left w:val="nil"/>
              <w:bottom w:val="single" w:sz="4" w:space="0" w:color="auto"/>
              <w:right w:val="nil"/>
            </w:tcBorders>
            <w:shd w:val="clear" w:color="auto" w:fill="auto"/>
            <w:noWrap/>
            <w:hideMark/>
          </w:tcPr>
          <w:p w14:paraId="529EF211"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0,032</w:t>
            </w:r>
          </w:p>
        </w:tc>
        <w:tc>
          <w:tcPr>
            <w:tcW w:w="589" w:type="pct"/>
            <w:tcBorders>
              <w:top w:val="nil"/>
              <w:left w:val="nil"/>
              <w:bottom w:val="single" w:sz="4" w:space="0" w:color="auto"/>
              <w:right w:val="nil"/>
            </w:tcBorders>
            <w:shd w:val="clear" w:color="auto" w:fill="auto"/>
            <w:noWrap/>
            <w:hideMark/>
          </w:tcPr>
          <w:p w14:paraId="36B9557C"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0,982</w:t>
            </w:r>
          </w:p>
        </w:tc>
        <w:tc>
          <w:tcPr>
            <w:tcW w:w="589" w:type="pct"/>
            <w:tcBorders>
              <w:top w:val="nil"/>
              <w:left w:val="nil"/>
              <w:bottom w:val="single" w:sz="4" w:space="0" w:color="auto"/>
              <w:right w:val="nil"/>
            </w:tcBorders>
            <w:shd w:val="clear" w:color="auto" w:fill="auto"/>
            <w:noWrap/>
            <w:hideMark/>
          </w:tcPr>
          <w:p w14:paraId="7F1151AE" w14:textId="77777777" w:rsidR="0033217A" w:rsidRPr="006D272F" w:rsidRDefault="0033217A" w:rsidP="0033217A">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0,991</w:t>
            </w:r>
          </w:p>
        </w:tc>
      </w:tr>
    </w:tbl>
    <w:p w14:paraId="0C288A39" w14:textId="77777777" w:rsidR="005C567B" w:rsidRPr="006D272F" w:rsidRDefault="005C567B" w:rsidP="0033217A">
      <w:pPr>
        <w:ind w:firstLine="0"/>
        <w:rPr>
          <w:color w:val="000000" w:themeColor="text1"/>
        </w:rPr>
      </w:pPr>
    </w:p>
    <w:p w14:paraId="2258456C" w14:textId="543BD130" w:rsidR="005C567B" w:rsidRPr="006D272F" w:rsidRDefault="0033217A" w:rsidP="005C567B">
      <w:pPr>
        <w:ind w:firstLine="0"/>
        <w:rPr>
          <w:color w:val="000000" w:themeColor="text1"/>
        </w:rPr>
      </w:pPr>
      <w:r w:rsidRPr="006D272F">
        <w:rPr>
          <w:color w:val="000000" w:themeColor="text1"/>
        </w:rPr>
        <w:t xml:space="preserve">Mátstuðlar </w:t>
      </w:r>
      <w:r w:rsidR="001B0A73" w:rsidRPr="006D272F">
        <w:rPr>
          <w:color w:val="000000" w:themeColor="text1"/>
        </w:rPr>
        <w:t xml:space="preserve">fyrir </w:t>
      </w:r>
      <w:r w:rsidR="00FB2F96" w:rsidRPr="006D272F">
        <w:rPr>
          <w:color w:val="000000" w:themeColor="text1"/>
        </w:rPr>
        <w:t>prófhluta C</w:t>
      </w:r>
      <w:r w:rsidR="001B0A73" w:rsidRPr="006D272F">
        <w:rPr>
          <w:color w:val="000000" w:themeColor="text1"/>
        </w:rPr>
        <w:t xml:space="preserve"> er</w:t>
      </w:r>
      <w:r w:rsidR="00FB2F96" w:rsidRPr="006D272F">
        <w:rPr>
          <w:color w:val="000000" w:themeColor="text1"/>
        </w:rPr>
        <w:t>u</w:t>
      </w:r>
      <w:r w:rsidR="001B0A73" w:rsidRPr="006D272F">
        <w:rPr>
          <w:color w:val="000000" w:themeColor="text1"/>
        </w:rPr>
        <w:t xml:space="preserve"> </w:t>
      </w:r>
      <w:r w:rsidR="00FB2F96" w:rsidRPr="006D272F">
        <w:rPr>
          <w:color w:val="000000" w:themeColor="text1"/>
        </w:rPr>
        <w:t xml:space="preserve">töluvert </w:t>
      </w:r>
      <w:r w:rsidR="001B0A73" w:rsidRPr="006D272F">
        <w:rPr>
          <w:color w:val="000000" w:themeColor="text1"/>
        </w:rPr>
        <w:t xml:space="preserve">betri en fyrir </w:t>
      </w:r>
      <w:commentRangeStart w:id="118"/>
      <w:r w:rsidR="001B0A73" w:rsidRPr="006D272F">
        <w:rPr>
          <w:color w:val="000000" w:themeColor="text1"/>
        </w:rPr>
        <w:t xml:space="preserve">prófhluta B og C. </w:t>
      </w:r>
      <w:commentRangeEnd w:id="118"/>
      <w:r w:rsidR="00C207F1">
        <w:rPr>
          <w:rStyle w:val="CommentReference"/>
        </w:rPr>
        <w:commentReference w:id="118"/>
      </w:r>
      <w:r w:rsidR="001B0A73" w:rsidRPr="006D272F">
        <w:rPr>
          <w:color w:val="000000" w:themeColor="text1"/>
        </w:rPr>
        <w:t>Líkönin uppfylla viðmið fyrir staðlaða veldisrót (RMSEA), staðalskekkja (SRMSR) reynist vera mjög góð, þ.e., undir ,05 (Hu og Bentler, 1999)</w:t>
      </w:r>
      <w:r w:rsidR="00BA2FBA" w:rsidRPr="006D272F">
        <w:rPr>
          <w:color w:val="000000" w:themeColor="text1"/>
        </w:rPr>
        <w:t>, samanburðarviðmið og Tucker-Lewis viðmið eru einnig yfir viðmiðum. Eina viðmiðið sem ekki reynist vera gott er M2 og frígráðu viðmiðið. Ef skoð</w:t>
      </w:r>
      <w:ins w:id="119" w:author="Aðalheiður Magnúsdóttir - HI" w:date="2023-03-22T10:17:00Z">
        <w:r w:rsidR="00C207F1">
          <w:rPr>
            <w:color w:val="000000" w:themeColor="text1"/>
          </w:rPr>
          <w:t>u</w:t>
        </w:r>
      </w:ins>
      <w:del w:id="120" w:author="Aðalheiður Magnúsdóttir - HI" w:date="2023-03-22T10:17:00Z">
        <w:r w:rsidR="00BA2FBA" w:rsidRPr="006D272F" w:rsidDel="00C207F1">
          <w:rPr>
            <w:color w:val="000000" w:themeColor="text1"/>
          </w:rPr>
          <w:delText>a</w:delText>
        </w:r>
      </w:del>
      <w:r w:rsidR="00BA2FBA" w:rsidRPr="006D272F">
        <w:rPr>
          <w:color w:val="000000" w:themeColor="text1"/>
        </w:rPr>
        <w:t>ð er kí-kvaðrat dreifing</w:t>
      </w:r>
      <w:del w:id="121" w:author="Aðalheiður Magnúsdóttir - HI" w:date="2023-03-22T10:17:00Z">
        <w:r w:rsidR="00BA2FBA" w:rsidRPr="006D272F" w:rsidDel="00C207F1">
          <w:rPr>
            <w:color w:val="000000" w:themeColor="text1"/>
          </w:rPr>
          <w:delText>u</w:delText>
        </w:r>
      </w:del>
      <w:r w:rsidR="00BA2FBA" w:rsidRPr="006D272F">
        <w:rPr>
          <w:color w:val="000000" w:themeColor="text1"/>
        </w:rPr>
        <w:t xml:space="preserve"> með fimm frígráðum þá reynist krístíska </w:t>
      </w:r>
      <w:r w:rsidR="001B710B" w:rsidRPr="006D272F">
        <w:rPr>
          <w:color w:val="000000" w:themeColor="text1"/>
        </w:rPr>
        <w:t>kí-kvaðrat gildið vera 11</w:t>
      </w:r>
      <w:ins w:id="122" w:author="Aðalheiður Magnúsdóttir - HI" w:date="2023-03-22T10:17:00Z">
        <w:r w:rsidR="00C207F1">
          <w:rPr>
            <w:color w:val="000000" w:themeColor="text1"/>
          </w:rPr>
          <w:t>,</w:t>
        </w:r>
      </w:ins>
      <w:del w:id="123" w:author="Aðalheiður Magnúsdóttir - HI" w:date="2023-03-22T10:17:00Z">
        <w:r w:rsidR="001B710B" w:rsidRPr="006D272F" w:rsidDel="00C207F1">
          <w:rPr>
            <w:color w:val="000000" w:themeColor="text1"/>
          </w:rPr>
          <w:delText>.</w:delText>
        </w:r>
      </w:del>
      <w:r w:rsidR="001B710B" w:rsidRPr="006D272F">
        <w:rPr>
          <w:color w:val="000000" w:themeColor="text1"/>
        </w:rPr>
        <w:t>07 sem er minna en bæði M2 gildi</w:t>
      </w:r>
      <w:ins w:id="124" w:author="Aðalheiður Magnúsdóttir - HI" w:date="2023-03-22T10:17:00Z">
        <w:r w:rsidR="00C207F1">
          <w:rPr>
            <w:color w:val="000000" w:themeColor="text1"/>
          </w:rPr>
          <w:t>n</w:t>
        </w:r>
      </w:ins>
      <w:del w:id="125" w:author="Aðalheiður Magnúsdóttir - HI" w:date="2023-03-22T10:17:00Z">
        <w:r w:rsidR="001B710B" w:rsidRPr="006D272F" w:rsidDel="00C207F1">
          <w:rPr>
            <w:color w:val="000000" w:themeColor="text1"/>
          </w:rPr>
          <w:delText>ð</w:delText>
        </w:r>
      </w:del>
      <w:r w:rsidR="001B710B" w:rsidRPr="006D272F">
        <w:rPr>
          <w:color w:val="000000" w:themeColor="text1"/>
        </w:rPr>
        <w:t xml:space="preserve"> fyrir bæði líkönin. Þetta bendir til þess að líkanið uppfylli ekki fullkomið mát. Þrátt fyrir það þá uppfyllir líkanið </w:t>
      </w:r>
      <w:ins w:id="126" w:author="Aðalheiður Magnúsdóttir - HI" w:date="2023-03-22T10:17:00Z">
        <w:r w:rsidR="00C207F1">
          <w:rPr>
            <w:color w:val="000000" w:themeColor="text1"/>
          </w:rPr>
          <w:t xml:space="preserve">viðmið </w:t>
        </w:r>
      </w:ins>
      <w:r w:rsidR="001B710B" w:rsidRPr="006D272F">
        <w:rPr>
          <w:color w:val="000000" w:themeColor="text1"/>
        </w:rPr>
        <w:t>all</w:t>
      </w:r>
      <w:ins w:id="127" w:author="Aðalheiður Magnúsdóttir - HI" w:date="2023-03-22T10:17:00Z">
        <w:r w:rsidR="00C207F1">
          <w:rPr>
            <w:color w:val="000000" w:themeColor="text1"/>
          </w:rPr>
          <w:t>r</w:t>
        </w:r>
      </w:ins>
      <w:r w:rsidR="001B710B" w:rsidRPr="006D272F">
        <w:rPr>
          <w:color w:val="000000" w:themeColor="text1"/>
        </w:rPr>
        <w:t>a a</w:t>
      </w:r>
      <w:ins w:id="128" w:author="Aðalheiður Magnúsdóttir - HI" w:date="2023-03-22T10:40:00Z">
        <w:r w:rsidR="005B38D3">
          <w:rPr>
            <w:color w:val="000000" w:themeColor="text1"/>
          </w:rPr>
          <w:t>nnarra</w:t>
        </w:r>
      </w:ins>
      <w:del w:id="129" w:author="Aðalheiður Magnúsdóttir - HI" w:date="2023-03-22T10:40:00Z">
        <w:r w:rsidR="001B710B" w:rsidRPr="006D272F" w:rsidDel="005B38D3">
          <w:rPr>
            <w:color w:val="000000" w:themeColor="text1"/>
          </w:rPr>
          <w:delText>ðra</w:delText>
        </w:r>
      </w:del>
      <w:r w:rsidR="001B710B" w:rsidRPr="006D272F">
        <w:rPr>
          <w:color w:val="000000" w:themeColor="text1"/>
        </w:rPr>
        <w:t xml:space="preserve"> mátstuðla.</w:t>
      </w:r>
      <w:r w:rsidRPr="006D272F">
        <w:rPr>
          <w:color w:val="000000" w:themeColor="text1"/>
        </w:rPr>
        <w:t xml:space="preserve"> </w:t>
      </w:r>
      <w:r w:rsidR="001B710B" w:rsidRPr="006D272F">
        <w:rPr>
          <w:color w:val="000000" w:themeColor="text1"/>
        </w:rPr>
        <w:t xml:space="preserve">Því var í kjölfarið </w:t>
      </w:r>
      <w:r w:rsidRPr="006D272F">
        <w:rPr>
          <w:color w:val="000000" w:themeColor="text1"/>
        </w:rPr>
        <w:t xml:space="preserve">ákveðið að skoða eiginleika líkananna, sjá töflu </w:t>
      </w:r>
      <w:r w:rsidR="001B710B" w:rsidRPr="006D272F">
        <w:rPr>
          <w:color w:val="000000" w:themeColor="text1"/>
        </w:rPr>
        <w:t>8</w:t>
      </w:r>
      <w:r w:rsidRPr="006D272F">
        <w:rPr>
          <w:color w:val="000000" w:themeColor="text1"/>
        </w:rPr>
        <w:t>.</w:t>
      </w:r>
    </w:p>
    <w:tbl>
      <w:tblPr>
        <w:tblpPr w:leftFromText="180" w:rightFromText="180" w:vertAnchor="text" w:tblpXSpec="center" w:tblpY="1"/>
        <w:tblOverlap w:val="never"/>
        <w:tblW w:w="5000" w:type="pct"/>
        <w:tblLook w:val="04A0" w:firstRow="1" w:lastRow="0" w:firstColumn="1" w:lastColumn="0" w:noHBand="0" w:noVBand="1"/>
      </w:tblPr>
      <w:tblGrid>
        <w:gridCol w:w="2090"/>
        <w:gridCol w:w="1735"/>
        <w:gridCol w:w="1735"/>
        <w:gridCol w:w="1735"/>
        <w:gridCol w:w="1731"/>
      </w:tblGrid>
      <w:tr w:rsidR="001246FC" w:rsidRPr="006D272F" w14:paraId="2F14C05D" w14:textId="77777777" w:rsidTr="005C567B">
        <w:trPr>
          <w:trHeight w:val="320"/>
        </w:trPr>
        <w:tc>
          <w:tcPr>
            <w:tcW w:w="5000" w:type="pct"/>
            <w:gridSpan w:val="5"/>
            <w:tcBorders>
              <w:top w:val="nil"/>
              <w:left w:val="nil"/>
              <w:bottom w:val="nil"/>
              <w:right w:val="nil"/>
            </w:tcBorders>
            <w:shd w:val="clear" w:color="auto" w:fill="auto"/>
            <w:noWrap/>
            <w:vAlign w:val="center"/>
            <w:hideMark/>
          </w:tcPr>
          <w:p w14:paraId="66D25BB3" w14:textId="76B38841" w:rsidR="001246FC" w:rsidRPr="006D272F" w:rsidRDefault="001246FC" w:rsidP="005C567B">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1B710B" w:rsidRPr="006D272F">
              <w:rPr>
                <w:rFonts w:eastAsia="Times New Roman"/>
                <w:b/>
                <w:bCs/>
                <w:color w:val="000000"/>
                <w:lang w:eastAsia="en-GB"/>
              </w:rPr>
              <w:t>8</w:t>
            </w:r>
            <w:r w:rsidRPr="006D272F">
              <w:rPr>
                <w:rFonts w:eastAsia="Times New Roman"/>
                <w:b/>
                <w:bCs/>
                <w:color w:val="000000"/>
                <w:lang w:eastAsia="en-GB"/>
              </w:rPr>
              <w:t>.</w:t>
            </w:r>
          </w:p>
        </w:tc>
      </w:tr>
      <w:tr w:rsidR="001246FC" w:rsidRPr="006D272F" w14:paraId="74F1C59E" w14:textId="77777777" w:rsidTr="005C567B">
        <w:trPr>
          <w:trHeight w:val="320"/>
        </w:trPr>
        <w:tc>
          <w:tcPr>
            <w:tcW w:w="5000" w:type="pct"/>
            <w:gridSpan w:val="5"/>
            <w:tcBorders>
              <w:top w:val="nil"/>
              <w:left w:val="nil"/>
              <w:bottom w:val="single" w:sz="4" w:space="0" w:color="auto"/>
              <w:right w:val="nil"/>
            </w:tcBorders>
            <w:shd w:val="clear" w:color="auto" w:fill="auto"/>
            <w:noWrap/>
            <w:vAlign w:val="center"/>
            <w:hideMark/>
          </w:tcPr>
          <w:p w14:paraId="4A247D8F" w14:textId="77777777" w:rsidR="001246FC" w:rsidRPr="006D272F" w:rsidRDefault="001246FC" w:rsidP="005C567B">
            <w:pPr>
              <w:spacing w:before="60" w:after="60" w:line="360" w:lineRule="auto"/>
              <w:ind w:firstLine="0"/>
              <w:rPr>
                <w:rFonts w:eastAsia="Times New Roman"/>
                <w:i/>
                <w:iCs/>
                <w:color w:val="000000"/>
                <w:lang w:eastAsia="en-GB"/>
              </w:rPr>
            </w:pPr>
            <w:r w:rsidRPr="006D272F">
              <w:rPr>
                <w:rFonts w:eastAsia="Times New Roman"/>
                <w:i/>
                <w:iCs/>
                <w:color w:val="000000"/>
                <w:lang w:eastAsia="en-GB"/>
              </w:rPr>
              <w:t>Eiginleikar svarferlalíkansins fyrir prófhluta C.</w:t>
            </w:r>
          </w:p>
        </w:tc>
      </w:tr>
      <w:tr w:rsidR="001246FC" w:rsidRPr="006D272F" w14:paraId="78B3AA0F" w14:textId="77777777" w:rsidTr="005C567B">
        <w:trPr>
          <w:trHeight w:val="320"/>
        </w:trPr>
        <w:tc>
          <w:tcPr>
            <w:tcW w:w="1158" w:type="pct"/>
            <w:tcBorders>
              <w:top w:val="nil"/>
              <w:left w:val="nil"/>
              <w:bottom w:val="nil"/>
              <w:right w:val="nil"/>
            </w:tcBorders>
            <w:shd w:val="clear" w:color="auto" w:fill="auto"/>
            <w:noWrap/>
            <w:vAlign w:val="center"/>
            <w:hideMark/>
          </w:tcPr>
          <w:p w14:paraId="7A372319" w14:textId="77777777" w:rsidR="001246FC" w:rsidRPr="006D272F" w:rsidRDefault="001246FC" w:rsidP="005C567B">
            <w:pPr>
              <w:spacing w:before="60" w:after="60" w:line="360" w:lineRule="auto"/>
              <w:ind w:firstLine="0"/>
              <w:jc w:val="center"/>
              <w:rPr>
                <w:rFonts w:eastAsia="Times New Roman"/>
                <w:color w:val="000000"/>
                <w:lang w:eastAsia="en-GB"/>
              </w:rPr>
            </w:pP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04A7B1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21" w:type="pct"/>
            <w:gridSpan w:val="2"/>
            <w:tcBorders>
              <w:top w:val="single" w:sz="4" w:space="0" w:color="auto"/>
              <w:left w:val="nil"/>
              <w:bottom w:val="single" w:sz="4" w:space="0" w:color="auto"/>
              <w:right w:val="nil"/>
            </w:tcBorders>
            <w:shd w:val="clear" w:color="auto" w:fill="auto"/>
            <w:noWrap/>
            <w:vAlign w:val="center"/>
            <w:hideMark/>
          </w:tcPr>
          <w:p w14:paraId="346097FE"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1246FC" w:rsidRPr="006D272F" w14:paraId="7FF7B7D5" w14:textId="77777777" w:rsidTr="005C567B">
        <w:trPr>
          <w:trHeight w:val="320"/>
        </w:trPr>
        <w:tc>
          <w:tcPr>
            <w:tcW w:w="1158" w:type="pct"/>
            <w:tcBorders>
              <w:top w:val="nil"/>
              <w:left w:val="nil"/>
              <w:bottom w:val="single" w:sz="4" w:space="0" w:color="auto"/>
              <w:right w:val="nil"/>
            </w:tcBorders>
            <w:shd w:val="clear" w:color="auto" w:fill="auto"/>
            <w:noWrap/>
            <w:vAlign w:val="center"/>
            <w:hideMark/>
          </w:tcPr>
          <w:p w14:paraId="1F9009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61" w:type="pct"/>
            <w:tcBorders>
              <w:top w:val="nil"/>
              <w:left w:val="nil"/>
              <w:bottom w:val="single" w:sz="4" w:space="0" w:color="auto"/>
              <w:right w:val="nil"/>
            </w:tcBorders>
            <w:shd w:val="clear" w:color="auto" w:fill="auto"/>
            <w:noWrap/>
            <w:vAlign w:val="center"/>
            <w:hideMark/>
          </w:tcPr>
          <w:p w14:paraId="73D86730"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961" w:type="pct"/>
            <w:tcBorders>
              <w:top w:val="nil"/>
              <w:left w:val="nil"/>
              <w:bottom w:val="single" w:sz="4" w:space="0" w:color="auto"/>
              <w:right w:val="nil"/>
            </w:tcBorders>
            <w:shd w:val="clear" w:color="auto" w:fill="auto"/>
            <w:noWrap/>
            <w:vAlign w:val="center"/>
            <w:hideMark/>
          </w:tcPr>
          <w:p w14:paraId="4FFB83D7"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h2</w:t>
            </w:r>
          </w:p>
        </w:tc>
        <w:tc>
          <w:tcPr>
            <w:tcW w:w="961" w:type="pct"/>
            <w:tcBorders>
              <w:top w:val="nil"/>
              <w:left w:val="nil"/>
              <w:bottom w:val="single" w:sz="4" w:space="0" w:color="auto"/>
              <w:right w:val="nil"/>
            </w:tcBorders>
            <w:shd w:val="clear" w:color="auto" w:fill="auto"/>
            <w:noWrap/>
            <w:vAlign w:val="center"/>
            <w:hideMark/>
          </w:tcPr>
          <w:p w14:paraId="7EFD9C0E"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F1</w:t>
            </w:r>
          </w:p>
        </w:tc>
        <w:tc>
          <w:tcPr>
            <w:tcW w:w="961" w:type="pct"/>
            <w:tcBorders>
              <w:top w:val="nil"/>
              <w:left w:val="nil"/>
              <w:bottom w:val="single" w:sz="4" w:space="0" w:color="auto"/>
              <w:right w:val="nil"/>
            </w:tcBorders>
            <w:shd w:val="clear" w:color="auto" w:fill="auto"/>
            <w:noWrap/>
            <w:vAlign w:val="center"/>
            <w:hideMark/>
          </w:tcPr>
          <w:p w14:paraId="6258B3D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h2</w:t>
            </w:r>
          </w:p>
        </w:tc>
      </w:tr>
      <w:tr w:rsidR="001246FC" w:rsidRPr="006D272F" w14:paraId="0140FE72" w14:textId="77777777" w:rsidTr="005C567B">
        <w:trPr>
          <w:trHeight w:val="320"/>
        </w:trPr>
        <w:tc>
          <w:tcPr>
            <w:tcW w:w="1158" w:type="pct"/>
            <w:tcBorders>
              <w:top w:val="nil"/>
              <w:left w:val="nil"/>
              <w:bottom w:val="nil"/>
              <w:right w:val="nil"/>
            </w:tcBorders>
            <w:shd w:val="clear" w:color="auto" w:fill="auto"/>
            <w:noWrap/>
            <w:vAlign w:val="center"/>
            <w:hideMark/>
          </w:tcPr>
          <w:p w14:paraId="5D54753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61" w:type="pct"/>
            <w:tcBorders>
              <w:top w:val="nil"/>
              <w:left w:val="nil"/>
              <w:bottom w:val="nil"/>
              <w:right w:val="nil"/>
            </w:tcBorders>
            <w:shd w:val="clear" w:color="auto" w:fill="auto"/>
            <w:noWrap/>
            <w:vAlign w:val="center"/>
            <w:hideMark/>
          </w:tcPr>
          <w:p w14:paraId="0C20BAB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0,781</w:t>
            </w:r>
          </w:p>
        </w:tc>
        <w:tc>
          <w:tcPr>
            <w:tcW w:w="961" w:type="pct"/>
            <w:tcBorders>
              <w:top w:val="nil"/>
              <w:left w:val="nil"/>
              <w:bottom w:val="nil"/>
              <w:right w:val="nil"/>
            </w:tcBorders>
            <w:shd w:val="clear" w:color="auto" w:fill="auto"/>
            <w:noWrap/>
            <w:vAlign w:val="center"/>
            <w:hideMark/>
          </w:tcPr>
          <w:p w14:paraId="5EA8814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0,611</w:t>
            </w:r>
          </w:p>
        </w:tc>
        <w:tc>
          <w:tcPr>
            <w:tcW w:w="961" w:type="pct"/>
            <w:tcBorders>
              <w:top w:val="nil"/>
              <w:left w:val="nil"/>
              <w:bottom w:val="nil"/>
              <w:right w:val="nil"/>
            </w:tcBorders>
            <w:shd w:val="clear" w:color="auto" w:fill="auto"/>
            <w:noWrap/>
            <w:vAlign w:val="center"/>
            <w:hideMark/>
          </w:tcPr>
          <w:p w14:paraId="01748FD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w:t>
            </w:r>
          </w:p>
        </w:tc>
        <w:tc>
          <w:tcPr>
            <w:tcW w:w="961" w:type="pct"/>
            <w:tcBorders>
              <w:top w:val="nil"/>
              <w:left w:val="nil"/>
              <w:bottom w:val="nil"/>
              <w:right w:val="nil"/>
            </w:tcBorders>
            <w:shd w:val="clear" w:color="auto" w:fill="auto"/>
            <w:noWrap/>
            <w:vAlign w:val="center"/>
            <w:hideMark/>
          </w:tcPr>
          <w:p w14:paraId="6FBEAEB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0,722</w:t>
            </w:r>
          </w:p>
        </w:tc>
      </w:tr>
      <w:tr w:rsidR="001246FC" w:rsidRPr="006D272F" w14:paraId="05311A29" w14:textId="77777777" w:rsidTr="005C567B">
        <w:trPr>
          <w:trHeight w:val="320"/>
        </w:trPr>
        <w:tc>
          <w:tcPr>
            <w:tcW w:w="1158" w:type="pct"/>
            <w:tcBorders>
              <w:top w:val="nil"/>
              <w:left w:val="nil"/>
              <w:bottom w:val="nil"/>
              <w:right w:val="nil"/>
            </w:tcBorders>
            <w:shd w:val="clear" w:color="auto" w:fill="auto"/>
            <w:noWrap/>
            <w:vAlign w:val="center"/>
            <w:hideMark/>
          </w:tcPr>
          <w:p w14:paraId="356E0C58"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61" w:type="pct"/>
            <w:tcBorders>
              <w:top w:val="nil"/>
              <w:left w:val="nil"/>
              <w:bottom w:val="nil"/>
              <w:right w:val="nil"/>
            </w:tcBorders>
            <w:shd w:val="clear" w:color="auto" w:fill="auto"/>
            <w:noWrap/>
            <w:vAlign w:val="center"/>
            <w:hideMark/>
          </w:tcPr>
          <w:p w14:paraId="59DC56E6"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0,764</w:t>
            </w:r>
          </w:p>
        </w:tc>
        <w:tc>
          <w:tcPr>
            <w:tcW w:w="961" w:type="pct"/>
            <w:tcBorders>
              <w:top w:val="nil"/>
              <w:left w:val="nil"/>
              <w:bottom w:val="nil"/>
              <w:right w:val="nil"/>
            </w:tcBorders>
            <w:shd w:val="clear" w:color="auto" w:fill="auto"/>
            <w:noWrap/>
            <w:vAlign w:val="center"/>
            <w:hideMark/>
          </w:tcPr>
          <w:p w14:paraId="74FE8D11"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0,583</w:t>
            </w:r>
          </w:p>
        </w:tc>
        <w:tc>
          <w:tcPr>
            <w:tcW w:w="961" w:type="pct"/>
            <w:tcBorders>
              <w:top w:val="nil"/>
              <w:left w:val="nil"/>
              <w:bottom w:val="nil"/>
              <w:right w:val="nil"/>
            </w:tcBorders>
            <w:shd w:val="clear" w:color="auto" w:fill="auto"/>
            <w:noWrap/>
            <w:vAlign w:val="center"/>
            <w:hideMark/>
          </w:tcPr>
          <w:p w14:paraId="6476CB5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0,74</w:t>
            </w:r>
          </w:p>
        </w:tc>
        <w:tc>
          <w:tcPr>
            <w:tcW w:w="961" w:type="pct"/>
            <w:tcBorders>
              <w:top w:val="nil"/>
              <w:left w:val="nil"/>
              <w:bottom w:val="nil"/>
              <w:right w:val="nil"/>
            </w:tcBorders>
            <w:shd w:val="clear" w:color="auto" w:fill="auto"/>
            <w:noWrap/>
            <w:vAlign w:val="center"/>
            <w:hideMark/>
          </w:tcPr>
          <w:p w14:paraId="3C64E1A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0,548</w:t>
            </w:r>
          </w:p>
        </w:tc>
      </w:tr>
      <w:tr w:rsidR="001246FC" w:rsidRPr="006D272F" w14:paraId="075DA512" w14:textId="77777777" w:rsidTr="005C567B">
        <w:trPr>
          <w:trHeight w:val="320"/>
        </w:trPr>
        <w:tc>
          <w:tcPr>
            <w:tcW w:w="1158" w:type="pct"/>
            <w:tcBorders>
              <w:top w:val="nil"/>
              <w:left w:val="nil"/>
              <w:bottom w:val="nil"/>
              <w:right w:val="nil"/>
            </w:tcBorders>
            <w:shd w:val="clear" w:color="auto" w:fill="auto"/>
            <w:noWrap/>
            <w:vAlign w:val="center"/>
            <w:hideMark/>
          </w:tcPr>
          <w:p w14:paraId="47C5589B"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61" w:type="pct"/>
            <w:tcBorders>
              <w:top w:val="nil"/>
              <w:left w:val="nil"/>
              <w:bottom w:val="nil"/>
              <w:right w:val="nil"/>
            </w:tcBorders>
            <w:shd w:val="clear" w:color="auto" w:fill="auto"/>
            <w:noWrap/>
            <w:vAlign w:val="center"/>
            <w:hideMark/>
          </w:tcPr>
          <w:p w14:paraId="78E5179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0,918</w:t>
            </w:r>
          </w:p>
        </w:tc>
        <w:tc>
          <w:tcPr>
            <w:tcW w:w="961" w:type="pct"/>
            <w:tcBorders>
              <w:top w:val="nil"/>
              <w:left w:val="nil"/>
              <w:bottom w:val="nil"/>
              <w:right w:val="nil"/>
            </w:tcBorders>
            <w:shd w:val="clear" w:color="auto" w:fill="auto"/>
            <w:noWrap/>
            <w:vAlign w:val="center"/>
            <w:hideMark/>
          </w:tcPr>
          <w:p w14:paraId="07C7ABB2"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0,843</w:t>
            </w:r>
          </w:p>
        </w:tc>
        <w:tc>
          <w:tcPr>
            <w:tcW w:w="961" w:type="pct"/>
            <w:tcBorders>
              <w:top w:val="nil"/>
              <w:left w:val="nil"/>
              <w:bottom w:val="nil"/>
              <w:right w:val="nil"/>
            </w:tcBorders>
            <w:shd w:val="clear" w:color="auto" w:fill="auto"/>
            <w:noWrap/>
            <w:vAlign w:val="center"/>
            <w:hideMark/>
          </w:tcPr>
          <w:p w14:paraId="12126E0F"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0,939</w:t>
            </w:r>
          </w:p>
        </w:tc>
        <w:tc>
          <w:tcPr>
            <w:tcW w:w="961" w:type="pct"/>
            <w:tcBorders>
              <w:top w:val="nil"/>
              <w:left w:val="nil"/>
              <w:bottom w:val="nil"/>
              <w:right w:val="nil"/>
            </w:tcBorders>
            <w:shd w:val="clear" w:color="auto" w:fill="auto"/>
            <w:noWrap/>
            <w:vAlign w:val="center"/>
            <w:hideMark/>
          </w:tcPr>
          <w:p w14:paraId="6814F73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0,882</w:t>
            </w:r>
          </w:p>
        </w:tc>
      </w:tr>
      <w:tr w:rsidR="001246FC" w:rsidRPr="006D272F" w14:paraId="43BA7029" w14:textId="77777777" w:rsidTr="005C567B">
        <w:trPr>
          <w:trHeight w:val="320"/>
        </w:trPr>
        <w:tc>
          <w:tcPr>
            <w:tcW w:w="1158" w:type="pct"/>
            <w:tcBorders>
              <w:top w:val="nil"/>
              <w:left w:val="nil"/>
              <w:bottom w:val="nil"/>
              <w:right w:val="nil"/>
            </w:tcBorders>
            <w:shd w:val="clear" w:color="auto" w:fill="auto"/>
            <w:noWrap/>
            <w:vAlign w:val="center"/>
            <w:hideMark/>
          </w:tcPr>
          <w:p w14:paraId="2E92691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61" w:type="pct"/>
            <w:tcBorders>
              <w:top w:val="nil"/>
              <w:left w:val="nil"/>
              <w:bottom w:val="nil"/>
              <w:right w:val="nil"/>
            </w:tcBorders>
            <w:shd w:val="clear" w:color="auto" w:fill="auto"/>
            <w:noWrap/>
            <w:vAlign w:val="center"/>
            <w:hideMark/>
          </w:tcPr>
          <w:p w14:paraId="41D5C6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0,901</w:t>
            </w:r>
          </w:p>
        </w:tc>
        <w:tc>
          <w:tcPr>
            <w:tcW w:w="961" w:type="pct"/>
            <w:tcBorders>
              <w:top w:val="nil"/>
              <w:left w:val="nil"/>
              <w:bottom w:val="nil"/>
              <w:right w:val="nil"/>
            </w:tcBorders>
            <w:shd w:val="clear" w:color="auto" w:fill="auto"/>
            <w:noWrap/>
            <w:vAlign w:val="center"/>
            <w:hideMark/>
          </w:tcPr>
          <w:p w14:paraId="413E82AA"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0,812</w:t>
            </w:r>
          </w:p>
        </w:tc>
        <w:tc>
          <w:tcPr>
            <w:tcW w:w="961" w:type="pct"/>
            <w:tcBorders>
              <w:top w:val="nil"/>
              <w:left w:val="nil"/>
              <w:bottom w:val="nil"/>
              <w:right w:val="nil"/>
            </w:tcBorders>
            <w:shd w:val="clear" w:color="auto" w:fill="auto"/>
            <w:noWrap/>
            <w:vAlign w:val="center"/>
            <w:hideMark/>
          </w:tcPr>
          <w:p w14:paraId="16278F8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0,839</w:t>
            </w:r>
          </w:p>
        </w:tc>
        <w:tc>
          <w:tcPr>
            <w:tcW w:w="961" w:type="pct"/>
            <w:tcBorders>
              <w:top w:val="nil"/>
              <w:left w:val="nil"/>
              <w:bottom w:val="nil"/>
              <w:right w:val="nil"/>
            </w:tcBorders>
            <w:shd w:val="clear" w:color="auto" w:fill="auto"/>
            <w:noWrap/>
            <w:vAlign w:val="center"/>
            <w:hideMark/>
          </w:tcPr>
          <w:p w14:paraId="06BAB4E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0,705</w:t>
            </w:r>
          </w:p>
        </w:tc>
      </w:tr>
      <w:tr w:rsidR="001246FC" w:rsidRPr="006D272F" w14:paraId="7704408A" w14:textId="77777777" w:rsidTr="005C567B">
        <w:trPr>
          <w:trHeight w:val="320"/>
        </w:trPr>
        <w:tc>
          <w:tcPr>
            <w:tcW w:w="1158" w:type="pct"/>
            <w:tcBorders>
              <w:top w:val="nil"/>
              <w:left w:val="nil"/>
              <w:bottom w:val="nil"/>
              <w:right w:val="nil"/>
            </w:tcBorders>
            <w:shd w:val="clear" w:color="auto" w:fill="auto"/>
            <w:noWrap/>
            <w:vAlign w:val="center"/>
            <w:hideMark/>
          </w:tcPr>
          <w:p w14:paraId="626DACDC"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61" w:type="pct"/>
            <w:tcBorders>
              <w:top w:val="nil"/>
              <w:left w:val="nil"/>
              <w:bottom w:val="nil"/>
              <w:right w:val="nil"/>
            </w:tcBorders>
            <w:shd w:val="clear" w:color="auto" w:fill="auto"/>
            <w:noWrap/>
            <w:vAlign w:val="center"/>
            <w:hideMark/>
          </w:tcPr>
          <w:p w14:paraId="248D5734"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0,912</w:t>
            </w:r>
          </w:p>
        </w:tc>
        <w:tc>
          <w:tcPr>
            <w:tcW w:w="961" w:type="pct"/>
            <w:tcBorders>
              <w:top w:val="nil"/>
              <w:left w:val="nil"/>
              <w:bottom w:val="nil"/>
              <w:right w:val="nil"/>
            </w:tcBorders>
            <w:shd w:val="clear" w:color="auto" w:fill="auto"/>
            <w:noWrap/>
            <w:vAlign w:val="center"/>
            <w:hideMark/>
          </w:tcPr>
          <w:p w14:paraId="5D573337"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0,833</w:t>
            </w:r>
          </w:p>
        </w:tc>
        <w:tc>
          <w:tcPr>
            <w:tcW w:w="961" w:type="pct"/>
            <w:tcBorders>
              <w:top w:val="nil"/>
              <w:left w:val="nil"/>
              <w:bottom w:val="nil"/>
              <w:right w:val="nil"/>
            </w:tcBorders>
            <w:shd w:val="clear" w:color="auto" w:fill="auto"/>
            <w:noWrap/>
            <w:vAlign w:val="center"/>
            <w:hideMark/>
          </w:tcPr>
          <w:p w14:paraId="7554B033"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0,899</w:t>
            </w:r>
          </w:p>
        </w:tc>
        <w:tc>
          <w:tcPr>
            <w:tcW w:w="961" w:type="pct"/>
            <w:tcBorders>
              <w:top w:val="nil"/>
              <w:left w:val="nil"/>
              <w:bottom w:val="nil"/>
              <w:right w:val="nil"/>
            </w:tcBorders>
            <w:shd w:val="clear" w:color="auto" w:fill="auto"/>
            <w:noWrap/>
            <w:vAlign w:val="center"/>
            <w:hideMark/>
          </w:tcPr>
          <w:p w14:paraId="4CF891F5" w14:textId="77777777" w:rsidR="001246FC" w:rsidRPr="006D272F" w:rsidRDefault="001246FC" w:rsidP="005C567B">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0,809</w:t>
            </w:r>
          </w:p>
        </w:tc>
      </w:tr>
      <w:tr w:rsidR="001246FC" w:rsidRPr="006D272F" w14:paraId="47E077AE" w14:textId="77777777" w:rsidTr="005C567B">
        <w:trPr>
          <w:trHeight w:val="320"/>
        </w:trPr>
        <w:tc>
          <w:tcPr>
            <w:tcW w:w="5000" w:type="pct"/>
            <w:gridSpan w:val="5"/>
            <w:tcBorders>
              <w:top w:val="single" w:sz="4" w:space="0" w:color="auto"/>
              <w:left w:val="nil"/>
              <w:bottom w:val="nil"/>
              <w:right w:val="nil"/>
            </w:tcBorders>
            <w:shd w:val="clear" w:color="auto" w:fill="auto"/>
            <w:noWrap/>
            <w:vAlign w:val="center"/>
            <w:hideMark/>
          </w:tcPr>
          <w:p w14:paraId="792CD47B" w14:textId="77777777" w:rsidR="001246FC" w:rsidRPr="006D272F" w:rsidRDefault="001246FC" w:rsidP="005C567B">
            <w:pPr>
              <w:spacing w:before="60" w:after="60" w:line="360" w:lineRule="auto"/>
              <w:ind w:firstLine="0"/>
              <w:rPr>
                <w:rFonts w:eastAsia="Times New Roman"/>
                <w:color w:val="000000"/>
                <w:lang w:eastAsia="en-GB"/>
              </w:rPr>
            </w:pPr>
            <w:del w:id="130" w:author="Aðalheiður Magnúsdóttir - HI" w:date="2023-03-22T10:40:00Z">
              <w:r w:rsidRPr="006D272F" w:rsidDel="005B38D3">
                <w:rPr>
                  <w:rFonts w:eastAsia="Times New Roman"/>
                  <w:color w:val="000000"/>
                  <w:lang w:eastAsia="en-GB"/>
                </w:rPr>
                <w:delText>*Spurning eingöngu lögð fyrir starfsfólk skóla</w:delText>
              </w:r>
            </w:del>
          </w:p>
        </w:tc>
      </w:tr>
    </w:tbl>
    <w:p w14:paraId="6B3152B8" w14:textId="77777777" w:rsidR="00936F3C" w:rsidRPr="006D272F" w:rsidRDefault="00936F3C" w:rsidP="00B370AC">
      <w:pPr>
        <w:ind w:firstLine="0"/>
        <w:rPr>
          <w:color w:val="000000" w:themeColor="text1"/>
        </w:rPr>
      </w:pPr>
    </w:p>
    <w:p w14:paraId="5687F781" w14:textId="15294463" w:rsidR="001246FC" w:rsidRPr="006D272F" w:rsidRDefault="005C567B" w:rsidP="00B370AC">
      <w:pPr>
        <w:ind w:firstLine="0"/>
        <w:rPr>
          <w:color w:val="000000" w:themeColor="text1"/>
        </w:rPr>
      </w:pPr>
      <w:r w:rsidRPr="006D272F">
        <w:rPr>
          <w:color w:val="000000" w:themeColor="text1"/>
        </w:rPr>
        <w:lastRenderedPageBreak/>
        <w:t>Allar þáttahleðslur og skýringarhlutfall einstakra atriða er mjög hátt. Þetta bendir til þess að líkanið sé að ná vel utan um viðhorf þátttakenda. Þáttahleðslur fyrir starfsfólk skóla er á bilinu ,764 til ,912 með skýringarhlutfall á bilinu ,583 til ,843. Þáttahleðslur fyrir forsjáraðila er á bilinu ,74 til ,939 með skýringarhlutfall á bilinu ,</w:t>
      </w:r>
      <w:r w:rsidR="00265DCF" w:rsidRPr="006D272F">
        <w:rPr>
          <w:color w:val="000000" w:themeColor="text1"/>
        </w:rPr>
        <w:t>548</w:t>
      </w:r>
      <w:r w:rsidRPr="006D272F">
        <w:rPr>
          <w:color w:val="000000" w:themeColor="text1"/>
        </w:rPr>
        <w:t xml:space="preserve"> til ,882. </w:t>
      </w:r>
      <w:r w:rsidR="00265DCF" w:rsidRPr="006D272F">
        <w:rPr>
          <w:color w:val="000000" w:themeColor="text1"/>
        </w:rPr>
        <w:t xml:space="preserve">Ekki er mikill munur á milli hópa. </w:t>
      </w:r>
      <w:r w:rsidRPr="006D272F">
        <w:rPr>
          <w:color w:val="000000" w:themeColor="text1"/>
        </w:rPr>
        <w:t>Þá skýra l</w:t>
      </w:r>
      <w:r w:rsidR="001246FC" w:rsidRPr="006D272F">
        <w:rPr>
          <w:color w:val="000000" w:themeColor="text1"/>
        </w:rPr>
        <w:t>íkönin í heild um 73,6% af breytileika leifar hjá starfsfólki og um 73,3% fyrir forsjáraðila.</w:t>
      </w:r>
      <w:r w:rsidRPr="006D272F">
        <w:rPr>
          <w:color w:val="000000" w:themeColor="text1"/>
        </w:rPr>
        <w:t xml:space="preserve"> </w:t>
      </w:r>
      <w:r w:rsidR="00265DCF" w:rsidRPr="006D272F">
        <w:rPr>
          <w:color w:val="000000" w:themeColor="text1"/>
        </w:rPr>
        <w:t>Ekkert bendir til þess að það þurfi að endurmeta ákveðin prófatriði og því í kjölfarið voru aðgreiningarstuðlar og þyngdarstuðlar prófhlutans skoðaðir.</w:t>
      </w:r>
    </w:p>
    <w:tbl>
      <w:tblPr>
        <w:tblW w:w="5000" w:type="pct"/>
        <w:tblLook w:val="04A0" w:firstRow="1" w:lastRow="0" w:firstColumn="1" w:lastColumn="0" w:noHBand="0" w:noVBand="1"/>
      </w:tblPr>
      <w:tblGrid>
        <w:gridCol w:w="2008"/>
        <w:gridCol w:w="1666"/>
        <w:gridCol w:w="1843"/>
        <w:gridCol w:w="1666"/>
        <w:gridCol w:w="1843"/>
      </w:tblGrid>
      <w:tr w:rsidR="001246FC" w:rsidRPr="006D272F" w14:paraId="3D39F2A6" w14:textId="77777777" w:rsidTr="001246FC">
        <w:trPr>
          <w:trHeight w:val="320"/>
        </w:trPr>
        <w:tc>
          <w:tcPr>
            <w:tcW w:w="5000" w:type="pct"/>
            <w:gridSpan w:val="5"/>
            <w:tcBorders>
              <w:top w:val="nil"/>
              <w:left w:val="nil"/>
              <w:bottom w:val="nil"/>
              <w:right w:val="nil"/>
            </w:tcBorders>
            <w:shd w:val="clear" w:color="auto" w:fill="auto"/>
            <w:noWrap/>
            <w:vAlign w:val="bottom"/>
            <w:hideMark/>
          </w:tcPr>
          <w:p w14:paraId="4F6A5489" w14:textId="677DB501" w:rsidR="001246FC" w:rsidRPr="006D272F" w:rsidRDefault="001246FC" w:rsidP="001246FC">
            <w:pPr>
              <w:spacing w:before="60" w:after="60" w:line="360" w:lineRule="auto"/>
              <w:ind w:firstLine="0"/>
              <w:rPr>
                <w:rFonts w:eastAsia="Times New Roman"/>
                <w:b/>
                <w:bCs/>
                <w:color w:val="000000"/>
                <w:lang w:eastAsia="en-GB"/>
              </w:rPr>
            </w:pPr>
            <w:r w:rsidRPr="006D272F">
              <w:rPr>
                <w:rFonts w:eastAsia="Times New Roman"/>
                <w:b/>
                <w:bCs/>
                <w:color w:val="000000"/>
                <w:lang w:eastAsia="en-GB"/>
              </w:rPr>
              <w:t xml:space="preserve">Tafla </w:t>
            </w:r>
            <w:r w:rsidR="00265DCF" w:rsidRPr="006D272F">
              <w:rPr>
                <w:rFonts w:eastAsia="Times New Roman"/>
                <w:b/>
                <w:bCs/>
                <w:color w:val="000000"/>
                <w:lang w:eastAsia="en-GB"/>
              </w:rPr>
              <w:t>9</w:t>
            </w:r>
            <w:r w:rsidRPr="006D272F">
              <w:rPr>
                <w:rFonts w:eastAsia="Times New Roman"/>
                <w:b/>
                <w:bCs/>
                <w:color w:val="000000"/>
                <w:lang w:eastAsia="en-GB"/>
              </w:rPr>
              <w:t>.</w:t>
            </w:r>
          </w:p>
        </w:tc>
      </w:tr>
      <w:tr w:rsidR="001246FC" w:rsidRPr="006D272F" w14:paraId="760DF955" w14:textId="77777777" w:rsidTr="001246FC">
        <w:trPr>
          <w:trHeight w:val="320"/>
        </w:trPr>
        <w:tc>
          <w:tcPr>
            <w:tcW w:w="5000" w:type="pct"/>
            <w:gridSpan w:val="5"/>
            <w:tcBorders>
              <w:top w:val="nil"/>
              <w:left w:val="nil"/>
              <w:bottom w:val="single" w:sz="4" w:space="0" w:color="auto"/>
              <w:right w:val="nil"/>
            </w:tcBorders>
            <w:shd w:val="clear" w:color="auto" w:fill="auto"/>
            <w:noWrap/>
            <w:vAlign w:val="bottom"/>
            <w:hideMark/>
          </w:tcPr>
          <w:p w14:paraId="731E8CD7" w14:textId="77777777" w:rsidR="001246FC" w:rsidRPr="006D272F" w:rsidRDefault="001246FC" w:rsidP="001246FC">
            <w:pPr>
              <w:spacing w:before="60" w:after="60" w:line="360" w:lineRule="auto"/>
              <w:ind w:firstLine="0"/>
              <w:rPr>
                <w:rFonts w:eastAsia="Times New Roman"/>
                <w:i/>
                <w:iCs/>
                <w:color w:val="000000"/>
                <w:lang w:eastAsia="en-GB"/>
              </w:rPr>
            </w:pPr>
            <w:r w:rsidRPr="006D272F">
              <w:rPr>
                <w:rFonts w:eastAsia="Times New Roman"/>
                <w:i/>
                <w:iCs/>
                <w:color w:val="000000"/>
                <w:lang w:eastAsia="en-GB"/>
              </w:rPr>
              <w:t>Aðgreiningar- og þyngdarstuðlar fyrir prófhluta C.</w:t>
            </w:r>
          </w:p>
        </w:tc>
      </w:tr>
      <w:tr w:rsidR="001246FC" w:rsidRPr="006D272F" w14:paraId="64C28972" w14:textId="77777777" w:rsidTr="001246FC">
        <w:trPr>
          <w:trHeight w:val="320"/>
        </w:trPr>
        <w:tc>
          <w:tcPr>
            <w:tcW w:w="1112" w:type="pct"/>
            <w:tcBorders>
              <w:top w:val="nil"/>
              <w:left w:val="nil"/>
              <w:bottom w:val="nil"/>
              <w:right w:val="nil"/>
            </w:tcBorders>
            <w:shd w:val="clear" w:color="auto" w:fill="auto"/>
            <w:noWrap/>
            <w:vAlign w:val="bottom"/>
            <w:hideMark/>
          </w:tcPr>
          <w:p w14:paraId="11231B02" w14:textId="77777777" w:rsidR="001246FC" w:rsidRPr="006D272F" w:rsidRDefault="001246FC" w:rsidP="001246FC">
            <w:pPr>
              <w:spacing w:before="60" w:after="60" w:line="360" w:lineRule="auto"/>
              <w:ind w:firstLine="0"/>
              <w:jc w:val="center"/>
              <w:rPr>
                <w:rFonts w:eastAsia="Times New Roman"/>
                <w:color w:val="000000"/>
                <w:lang w:eastAsia="en-GB"/>
              </w:rPr>
            </w:pP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0ACFC93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Starfsfólk skóla</w:t>
            </w:r>
          </w:p>
        </w:tc>
        <w:tc>
          <w:tcPr>
            <w:tcW w:w="1944" w:type="pct"/>
            <w:gridSpan w:val="2"/>
            <w:tcBorders>
              <w:top w:val="single" w:sz="4" w:space="0" w:color="auto"/>
              <w:left w:val="nil"/>
              <w:bottom w:val="single" w:sz="4" w:space="0" w:color="auto"/>
              <w:right w:val="nil"/>
            </w:tcBorders>
            <w:shd w:val="clear" w:color="auto" w:fill="auto"/>
            <w:noWrap/>
            <w:vAlign w:val="bottom"/>
            <w:hideMark/>
          </w:tcPr>
          <w:p w14:paraId="6066D9E8"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Forsjáraðilar</w:t>
            </w:r>
          </w:p>
        </w:tc>
      </w:tr>
      <w:tr w:rsidR="001246FC" w:rsidRPr="006D272F" w14:paraId="499C244D" w14:textId="77777777" w:rsidTr="001246FC">
        <w:trPr>
          <w:trHeight w:val="320"/>
        </w:trPr>
        <w:tc>
          <w:tcPr>
            <w:tcW w:w="1112" w:type="pct"/>
            <w:tcBorders>
              <w:top w:val="nil"/>
              <w:left w:val="nil"/>
              <w:bottom w:val="single" w:sz="4" w:space="0" w:color="auto"/>
              <w:right w:val="nil"/>
            </w:tcBorders>
            <w:shd w:val="clear" w:color="auto" w:fill="auto"/>
            <w:noWrap/>
            <w:vAlign w:val="bottom"/>
            <w:hideMark/>
          </w:tcPr>
          <w:p w14:paraId="161FD766"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Atriði</w:t>
            </w:r>
          </w:p>
        </w:tc>
        <w:tc>
          <w:tcPr>
            <w:tcW w:w="923" w:type="pct"/>
            <w:tcBorders>
              <w:top w:val="nil"/>
              <w:left w:val="nil"/>
              <w:bottom w:val="single" w:sz="4" w:space="0" w:color="auto"/>
              <w:right w:val="nil"/>
            </w:tcBorders>
            <w:shd w:val="clear" w:color="auto" w:fill="auto"/>
            <w:noWrap/>
            <w:vAlign w:val="center"/>
            <w:hideMark/>
          </w:tcPr>
          <w:p w14:paraId="5E9716A1"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a</w:t>
            </w:r>
          </w:p>
        </w:tc>
        <w:tc>
          <w:tcPr>
            <w:tcW w:w="1021" w:type="pct"/>
            <w:tcBorders>
              <w:top w:val="nil"/>
              <w:left w:val="nil"/>
              <w:bottom w:val="single" w:sz="4" w:space="0" w:color="auto"/>
              <w:right w:val="nil"/>
            </w:tcBorders>
            <w:shd w:val="clear" w:color="auto" w:fill="auto"/>
            <w:noWrap/>
            <w:vAlign w:val="center"/>
            <w:hideMark/>
          </w:tcPr>
          <w:p w14:paraId="654C0FA1"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d</w:t>
            </w:r>
          </w:p>
        </w:tc>
        <w:tc>
          <w:tcPr>
            <w:tcW w:w="923" w:type="pct"/>
            <w:tcBorders>
              <w:top w:val="nil"/>
              <w:left w:val="nil"/>
              <w:bottom w:val="single" w:sz="4" w:space="0" w:color="auto"/>
              <w:right w:val="nil"/>
            </w:tcBorders>
            <w:shd w:val="clear" w:color="auto" w:fill="auto"/>
            <w:noWrap/>
            <w:vAlign w:val="center"/>
            <w:hideMark/>
          </w:tcPr>
          <w:p w14:paraId="320077F8"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a</w:t>
            </w:r>
          </w:p>
        </w:tc>
        <w:tc>
          <w:tcPr>
            <w:tcW w:w="1021" w:type="pct"/>
            <w:tcBorders>
              <w:top w:val="nil"/>
              <w:left w:val="nil"/>
              <w:bottom w:val="single" w:sz="4" w:space="0" w:color="auto"/>
              <w:right w:val="nil"/>
            </w:tcBorders>
            <w:shd w:val="clear" w:color="auto" w:fill="auto"/>
            <w:noWrap/>
            <w:vAlign w:val="center"/>
            <w:hideMark/>
          </w:tcPr>
          <w:p w14:paraId="57072ED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d</w:t>
            </w:r>
          </w:p>
        </w:tc>
      </w:tr>
      <w:tr w:rsidR="001246FC" w:rsidRPr="006D272F" w14:paraId="7071C4B6" w14:textId="77777777" w:rsidTr="001246FC">
        <w:trPr>
          <w:trHeight w:val="320"/>
        </w:trPr>
        <w:tc>
          <w:tcPr>
            <w:tcW w:w="1112" w:type="pct"/>
            <w:tcBorders>
              <w:top w:val="nil"/>
              <w:left w:val="nil"/>
              <w:bottom w:val="nil"/>
              <w:right w:val="nil"/>
            </w:tcBorders>
            <w:shd w:val="clear" w:color="auto" w:fill="auto"/>
            <w:noWrap/>
            <w:vAlign w:val="bottom"/>
            <w:hideMark/>
          </w:tcPr>
          <w:p w14:paraId="06297B0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sp_c01</w:t>
            </w:r>
          </w:p>
        </w:tc>
        <w:tc>
          <w:tcPr>
            <w:tcW w:w="923" w:type="pct"/>
            <w:tcBorders>
              <w:top w:val="nil"/>
              <w:left w:val="nil"/>
              <w:bottom w:val="nil"/>
              <w:right w:val="nil"/>
            </w:tcBorders>
            <w:shd w:val="clear" w:color="auto" w:fill="auto"/>
            <w:noWrap/>
            <w:vAlign w:val="bottom"/>
            <w:hideMark/>
          </w:tcPr>
          <w:p w14:paraId="0061D2AD"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2,131</w:t>
            </w:r>
          </w:p>
        </w:tc>
        <w:tc>
          <w:tcPr>
            <w:tcW w:w="1021" w:type="pct"/>
            <w:tcBorders>
              <w:top w:val="nil"/>
              <w:left w:val="nil"/>
              <w:bottom w:val="nil"/>
              <w:right w:val="nil"/>
            </w:tcBorders>
            <w:shd w:val="clear" w:color="auto" w:fill="auto"/>
            <w:noWrap/>
            <w:vAlign w:val="bottom"/>
            <w:hideMark/>
          </w:tcPr>
          <w:p w14:paraId="43DBF87C"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-1,024</w:t>
            </w:r>
          </w:p>
        </w:tc>
        <w:tc>
          <w:tcPr>
            <w:tcW w:w="923" w:type="pct"/>
            <w:tcBorders>
              <w:top w:val="nil"/>
              <w:left w:val="nil"/>
              <w:bottom w:val="nil"/>
              <w:right w:val="nil"/>
            </w:tcBorders>
            <w:shd w:val="clear" w:color="auto" w:fill="auto"/>
            <w:noWrap/>
            <w:vAlign w:val="bottom"/>
            <w:hideMark/>
          </w:tcPr>
          <w:p w14:paraId="68D88B6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2,741</w:t>
            </w:r>
          </w:p>
        </w:tc>
        <w:tc>
          <w:tcPr>
            <w:tcW w:w="1021" w:type="pct"/>
            <w:tcBorders>
              <w:top w:val="nil"/>
              <w:left w:val="nil"/>
              <w:bottom w:val="nil"/>
              <w:right w:val="nil"/>
            </w:tcBorders>
            <w:shd w:val="clear" w:color="auto" w:fill="auto"/>
            <w:noWrap/>
            <w:vAlign w:val="bottom"/>
            <w:hideMark/>
          </w:tcPr>
          <w:p w14:paraId="56680AC3"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-1,24</w:t>
            </w:r>
          </w:p>
        </w:tc>
      </w:tr>
      <w:tr w:rsidR="001246FC" w:rsidRPr="006D272F" w14:paraId="50068239" w14:textId="77777777" w:rsidTr="001246FC">
        <w:trPr>
          <w:trHeight w:val="320"/>
        </w:trPr>
        <w:tc>
          <w:tcPr>
            <w:tcW w:w="1112" w:type="pct"/>
            <w:tcBorders>
              <w:top w:val="nil"/>
              <w:left w:val="nil"/>
              <w:bottom w:val="nil"/>
              <w:right w:val="nil"/>
            </w:tcBorders>
            <w:shd w:val="clear" w:color="auto" w:fill="auto"/>
            <w:noWrap/>
            <w:vAlign w:val="bottom"/>
            <w:hideMark/>
          </w:tcPr>
          <w:p w14:paraId="57946D3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sp_c02</w:t>
            </w:r>
          </w:p>
        </w:tc>
        <w:tc>
          <w:tcPr>
            <w:tcW w:w="923" w:type="pct"/>
            <w:tcBorders>
              <w:top w:val="nil"/>
              <w:left w:val="nil"/>
              <w:bottom w:val="nil"/>
              <w:right w:val="nil"/>
            </w:tcBorders>
            <w:shd w:val="clear" w:color="auto" w:fill="auto"/>
            <w:noWrap/>
            <w:vAlign w:val="bottom"/>
            <w:hideMark/>
          </w:tcPr>
          <w:p w14:paraId="742E6417"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2,013</w:t>
            </w:r>
          </w:p>
        </w:tc>
        <w:tc>
          <w:tcPr>
            <w:tcW w:w="1021" w:type="pct"/>
            <w:tcBorders>
              <w:top w:val="nil"/>
              <w:left w:val="nil"/>
              <w:bottom w:val="nil"/>
              <w:right w:val="nil"/>
            </w:tcBorders>
            <w:shd w:val="clear" w:color="auto" w:fill="auto"/>
            <w:noWrap/>
            <w:vAlign w:val="bottom"/>
            <w:hideMark/>
          </w:tcPr>
          <w:p w14:paraId="32C2BE64"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-1,432</w:t>
            </w:r>
          </w:p>
        </w:tc>
        <w:tc>
          <w:tcPr>
            <w:tcW w:w="923" w:type="pct"/>
            <w:tcBorders>
              <w:top w:val="nil"/>
              <w:left w:val="nil"/>
              <w:bottom w:val="nil"/>
              <w:right w:val="nil"/>
            </w:tcBorders>
            <w:shd w:val="clear" w:color="auto" w:fill="auto"/>
            <w:noWrap/>
            <w:vAlign w:val="bottom"/>
            <w:hideMark/>
          </w:tcPr>
          <w:p w14:paraId="740EDBDD"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1,874</w:t>
            </w:r>
          </w:p>
        </w:tc>
        <w:tc>
          <w:tcPr>
            <w:tcW w:w="1021" w:type="pct"/>
            <w:tcBorders>
              <w:top w:val="nil"/>
              <w:left w:val="nil"/>
              <w:bottom w:val="nil"/>
              <w:right w:val="nil"/>
            </w:tcBorders>
            <w:shd w:val="clear" w:color="auto" w:fill="auto"/>
            <w:noWrap/>
            <w:vAlign w:val="bottom"/>
            <w:hideMark/>
          </w:tcPr>
          <w:p w14:paraId="7915AFCF"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-1,602</w:t>
            </w:r>
          </w:p>
        </w:tc>
      </w:tr>
      <w:tr w:rsidR="001246FC" w:rsidRPr="006D272F" w14:paraId="1236AF7F" w14:textId="77777777" w:rsidTr="001246FC">
        <w:trPr>
          <w:trHeight w:val="320"/>
        </w:trPr>
        <w:tc>
          <w:tcPr>
            <w:tcW w:w="1112" w:type="pct"/>
            <w:tcBorders>
              <w:top w:val="nil"/>
              <w:left w:val="nil"/>
              <w:bottom w:val="nil"/>
              <w:right w:val="nil"/>
            </w:tcBorders>
            <w:shd w:val="clear" w:color="auto" w:fill="auto"/>
            <w:noWrap/>
            <w:vAlign w:val="bottom"/>
            <w:hideMark/>
          </w:tcPr>
          <w:p w14:paraId="24BE9F7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sp_c03</w:t>
            </w:r>
          </w:p>
        </w:tc>
        <w:tc>
          <w:tcPr>
            <w:tcW w:w="923" w:type="pct"/>
            <w:tcBorders>
              <w:top w:val="nil"/>
              <w:left w:val="nil"/>
              <w:bottom w:val="nil"/>
              <w:right w:val="nil"/>
            </w:tcBorders>
            <w:shd w:val="clear" w:color="auto" w:fill="auto"/>
            <w:noWrap/>
            <w:vAlign w:val="bottom"/>
            <w:hideMark/>
          </w:tcPr>
          <w:p w14:paraId="3FF7B0FB"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3,945</w:t>
            </w:r>
          </w:p>
        </w:tc>
        <w:tc>
          <w:tcPr>
            <w:tcW w:w="1021" w:type="pct"/>
            <w:tcBorders>
              <w:top w:val="nil"/>
              <w:left w:val="nil"/>
              <w:bottom w:val="nil"/>
              <w:right w:val="nil"/>
            </w:tcBorders>
            <w:shd w:val="clear" w:color="auto" w:fill="auto"/>
            <w:noWrap/>
            <w:vAlign w:val="bottom"/>
            <w:hideMark/>
          </w:tcPr>
          <w:p w14:paraId="1C4D5B7C"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-0,564</w:t>
            </w:r>
          </w:p>
        </w:tc>
        <w:tc>
          <w:tcPr>
            <w:tcW w:w="923" w:type="pct"/>
            <w:tcBorders>
              <w:top w:val="nil"/>
              <w:left w:val="nil"/>
              <w:bottom w:val="nil"/>
              <w:right w:val="nil"/>
            </w:tcBorders>
            <w:shd w:val="clear" w:color="auto" w:fill="auto"/>
            <w:noWrap/>
            <w:vAlign w:val="bottom"/>
            <w:hideMark/>
          </w:tcPr>
          <w:p w14:paraId="5EBB76C4"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4,663</w:t>
            </w:r>
          </w:p>
        </w:tc>
        <w:tc>
          <w:tcPr>
            <w:tcW w:w="1021" w:type="pct"/>
            <w:tcBorders>
              <w:top w:val="nil"/>
              <w:left w:val="nil"/>
              <w:bottom w:val="nil"/>
              <w:right w:val="nil"/>
            </w:tcBorders>
            <w:shd w:val="clear" w:color="auto" w:fill="auto"/>
            <w:noWrap/>
            <w:vAlign w:val="bottom"/>
            <w:hideMark/>
          </w:tcPr>
          <w:p w14:paraId="58C82B6C"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-0,652</w:t>
            </w:r>
          </w:p>
        </w:tc>
      </w:tr>
      <w:tr w:rsidR="001246FC" w:rsidRPr="006D272F" w14:paraId="6A9E3164" w14:textId="77777777" w:rsidTr="001246FC">
        <w:trPr>
          <w:trHeight w:val="320"/>
        </w:trPr>
        <w:tc>
          <w:tcPr>
            <w:tcW w:w="1112" w:type="pct"/>
            <w:tcBorders>
              <w:top w:val="nil"/>
              <w:left w:val="nil"/>
              <w:bottom w:val="nil"/>
              <w:right w:val="nil"/>
            </w:tcBorders>
            <w:shd w:val="clear" w:color="auto" w:fill="auto"/>
            <w:noWrap/>
            <w:vAlign w:val="bottom"/>
            <w:hideMark/>
          </w:tcPr>
          <w:p w14:paraId="56F745C5"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sp_c04</w:t>
            </w:r>
          </w:p>
        </w:tc>
        <w:tc>
          <w:tcPr>
            <w:tcW w:w="923" w:type="pct"/>
            <w:tcBorders>
              <w:top w:val="nil"/>
              <w:left w:val="nil"/>
              <w:bottom w:val="nil"/>
              <w:right w:val="nil"/>
            </w:tcBorders>
            <w:shd w:val="clear" w:color="auto" w:fill="auto"/>
            <w:noWrap/>
            <w:vAlign w:val="bottom"/>
            <w:hideMark/>
          </w:tcPr>
          <w:p w14:paraId="673C7DF7"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3,539</w:t>
            </w:r>
          </w:p>
        </w:tc>
        <w:tc>
          <w:tcPr>
            <w:tcW w:w="1021" w:type="pct"/>
            <w:tcBorders>
              <w:top w:val="nil"/>
              <w:left w:val="nil"/>
              <w:bottom w:val="nil"/>
              <w:right w:val="nil"/>
            </w:tcBorders>
            <w:shd w:val="clear" w:color="auto" w:fill="auto"/>
            <w:noWrap/>
            <w:vAlign w:val="bottom"/>
            <w:hideMark/>
          </w:tcPr>
          <w:p w14:paraId="16B9600C"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-0,739</w:t>
            </w:r>
          </w:p>
        </w:tc>
        <w:tc>
          <w:tcPr>
            <w:tcW w:w="923" w:type="pct"/>
            <w:tcBorders>
              <w:top w:val="nil"/>
              <w:left w:val="nil"/>
              <w:bottom w:val="nil"/>
              <w:right w:val="nil"/>
            </w:tcBorders>
            <w:shd w:val="clear" w:color="auto" w:fill="auto"/>
            <w:noWrap/>
            <w:vAlign w:val="bottom"/>
            <w:hideMark/>
          </w:tcPr>
          <w:p w14:paraId="60A674BD"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2,628</w:t>
            </w:r>
          </w:p>
        </w:tc>
        <w:tc>
          <w:tcPr>
            <w:tcW w:w="1021" w:type="pct"/>
            <w:tcBorders>
              <w:top w:val="nil"/>
              <w:left w:val="nil"/>
              <w:bottom w:val="nil"/>
              <w:right w:val="nil"/>
            </w:tcBorders>
            <w:shd w:val="clear" w:color="auto" w:fill="auto"/>
            <w:noWrap/>
            <w:vAlign w:val="bottom"/>
            <w:hideMark/>
          </w:tcPr>
          <w:p w14:paraId="6CD96254"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-0,856</w:t>
            </w:r>
          </w:p>
        </w:tc>
      </w:tr>
      <w:tr w:rsidR="001246FC" w:rsidRPr="006D272F" w14:paraId="602E0B9A" w14:textId="77777777" w:rsidTr="001246FC">
        <w:trPr>
          <w:trHeight w:val="320"/>
        </w:trPr>
        <w:tc>
          <w:tcPr>
            <w:tcW w:w="1112" w:type="pct"/>
            <w:tcBorders>
              <w:top w:val="nil"/>
              <w:left w:val="nil"/>
              <w:bottom w:val="nil"/>
              <w:right w:val="nil"/>
            </w:tcBorders>
            <w:shd w:val="clear" w:color="auto" w:fill="auto"/>
            <w:noWrap/>
            <w:vAlign w:val="bottom"/>
            <w:hideMark/>
          </w:tcPr>
          <w:p w14:paraId="51D9B35A"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sp_b06</w:t>
            </w:r>
          </w:p>
        </w:tc>
        <w:tc>
          <w:tcPr>
            <w:tcW w:w="923" w:type="pct"/>
            <w:tcBorders>
              <w:top w:val="nil"/>
              <w:left w:val="nil"/>
              <w:bottom w:val="nil"/>
              <w:right w:val="nil"/>
            </w:tcBorders>
            <w:shd w:val="clear" w:color="auto" w:fill="auto"/>
            <w:noWrap/>
            <w:vAlign w:val="bottom"/>
            <w:hideMark/>
          </w:tcPr>
          <w:p w14:paraId="27C25E5C"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3,796</w:t>
            </w:r>
          </w:p>
        </w:tc>
        <w:tc>
          <w:tcPr>
            <w:tcW w:w="1021" w:type="pct"/>
            <w:tcBorders>
              <w:top w:val="nil"/>
              <w:left w:val="nil"/>
              <w:bottom w:val="nil"/>
              <w:right w:val="nil"/>
            </w:tcBorders>
            <w:shd w:val="clear" w:color="auto" w:fill="auto"/>
            <w:noWrap/>
            <w:vAlign w:val="bottom"/>
            <w:hideMark/>
          </w:tcPr>
          <w:p w14:paraId="66AAC104"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-0,357</w:t>
            </w:r>
          </w:p>
        </w:tc>
        <w:tc>
          <w:tcPr>
            <w:tcW w:w="923" w:type="pct"/>
            <w:tcBorders>
              <w:top w:val="nil"/>
              <w:left w:val="nil"/>
              <w:bottom w:val="nil"/>
              <w:right w:val="nil"/>
            </w:tcBorders>
            <w:shd w:val="clear" w:color="auto" w:fill="auto"/>
            <w:noWrap/>
            <w:vAlign w:val="bottom"/>
            <w:hideMark/>
          </w:tcPr>
          <w:p w14:paraId="3FBBAF3D"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3,499</w:t>
            </w:r>
          </w:p>
        </w:tc>
        <w:tc>
          <w:tcPr>
            <w:tcW w:w="1021" w:type="pct"/>
            <w:tcBorders>
              <w:top w:val="nil"/>
              <w:left w:val="nil"/>
              <w:bottom w:val="nil"/>
              <w:right w:val="nil"/>
            </w:tcBorders>
            <w:shd w:val="clear" w:color="auto" w:fill="auto"/>
            <w:noWrap/>
            <w:vAlign w:val="bottom"/>
            <w:hideMark/>
          </w:tcPr>
          <w:p w14:paraId="1E3E8982" w14:textId="77777777" w:rsidR="001246FC" w:rsidRPr="006D272F" w:rsidRDefault="001246FC" w:rsidP="001246FC">
            <w:pPr>
              <w:spacing w:before="60" w:after="60" w:line="360" w:lineRule="auto"/>
              <w:ind w:firstLine="0"/>
              <w:jc w:val="center"/>
              <w:rPr>
                <w:rFonts w:eastAsia="Times New Roman"/>
                <w:color w:val="000000"/>
                <w:lang w:eastAsia="en-GB"/>
              </w:rPr>
            </w:pPr>
            <w:r w:rsidRPr="006D272F">
              <w:rPr>
                <w:rFonts w:eastAsia="Times New Roman"/>
                <w:color w:val="000000"/>
                <w:lang w:eastAsia="en-GB"/>
              </w:rPr>
              <w:t>-0,56</w:t>
            </w:r>
          </w:p>
        </w:tc>
      </w:tr>
      <w:tr w:rsidR="001246FC" w:rsidRPr="006D272F" w14:paraId="07DEBC54" w14:textId="77777777" w:rsidTr="001246FC">
        <w:trPr>
          <w:trHeight w:val="320"/>
        </w:trPr>
        <w:tc>
          <w:tcPr>
            <w:tcW w:w="5000" w:type="pct"/>
            <w:gridSpan w:val="5"/>
            <w:tcBorders>
              <w:top w:val="single" w:sz="4" w:space="0" w:color="auto"/>
              <w:left w:val="nil"/>
              <w:bottom w:val="nil"/>
              <w:right w:val="nil"/>
            </w:tcBorders>
            <w:shd w:val="clear" w:color="auto" w:fill="auto"/>
            <w:noWrap/>
            <w:vAlign w:val="bottom"/>
            <w:hideMark/>
          </w:tcPr>
          <w:p w14:paraId="618008CE" w14:textId="06AE68A6" w:rsidR="001246FC" w:rsidRPr="006D272F" w:rsidRDefault="001246FC" w:rsidP="001246FC">
            <w:pPr>
              <w:spacing w:before="60" w:after="60" w:line="360" w:lineRule="auto"/>
              <w:ind w:firstLine="0"/>
              <w:rPr>
                <w:rFonts w:eastAsia="Times New Roman"/>
                <w:color w:val="000000"/>
                <w:lang w:eastAsia="en-GB"/>
              </w:rPr>
            </w:pPr>
            <w:del w:id="131" w:author="Aðalheiður Magnúsdóttir - HI" w:date="2023-03-22T10:18:00Z">
              <w:r w:rsidRPr="006D272F" w:rsidDel="00C207F1">
                <w:rPr>
                  <w:rFonts w:eastAsia="Times New Roman"/>
                  <w:color w:val="000000"/>
                  <w:lang w:eastAsia="en-GB"/>
                </w:rPr>
                <w:delText>*Spurning eingöngu lögð fyrir starfsfólk skóla</w:delText>
              </w:r>
            </w:del>
          </w:p>
        </w:tc>
      </w:tr>
    </w:tbl>
    <w:p w14:paraId="203415EB" w14:textId="77777777" w:rsidR="00265DCF" w:rsidRPr="006D272F" w:rsidRDefault="00265DCF" w:rsidP="00265DCF">
      <w:pPr>
        <w:ind w:firstLine="0"/>
        <w:rPr>
          <w:color w:val="000000" w:themeColor="text1"/>
        </w:rPr>
      </w:pPr>
    </w:p>
    <w:p w14:paraId="3B5A5331" w14:textId="336AD7FD" w:rsidR="0072262D" w:rsidRPr="006D272F" w:rsidRDefault="00265DCF" w:rsidP="0072262D">
      <w:pPr>
        <w:ind w:firstLine="0"/>
        <w:rPr>
          <w:color w:val="000000" w:themeColor="text1"/>
        </w:rPr>
      </w:pPr>
      <w:r w:rsidRPr="006D272F">
        <w:rPr>
          <w:color w:val="000000" w:themeColor="text1"/>
        </w:rPr>
        <w:t>Aðgreiningarstuðull</w:t>
      </w:r>
      <w:r w:rsidR="00B370AC" w:rsidRPr="006D272F">
        <w:rPr>
          <w:color w:val="000000" w:themeColor="text1"/>
        </w:rPr>
        <w:t xml:space="preserve"> </w:t>
      </w:r>
      <w:r w:rsidRPr="006D272F">
        <w:rPr>
          <w:color w:val="000000" w:themeColor="text1"/>
        </w:rPr>
        <w:t xml:space="preserve">er mjög góður fyrir sérhvert atriði og er hann yfir almennum viðmiðum. </w:t>
      </w:r>
      <w:r w:rsidR="00B370AC" w:rsidRPr="006D272F">
        <w:rPr>
          <w:color w:val="000000" w:themeColor="text1"/>
        </w:rPr>
        <w:t>Þá er vert að benda á að þ</w:t>
      </w:r>
      <w:r w:rsidRPr="006D272F">
        <w:rPr>
          <w:color w:val="000000" w:themeColor="text1"/>
        </w:rPr>
        <w:t>yngdar</w:t>
      </w:r>
      <w:r w:rsidR="00B370AC" w:rsidRPr="006D272F">
        <w:rPr>
          <w:color w:val="000000" w:themeColor="text1"/>
        </w:rPr>
        <w:t xml:space="preserve">stuðlar fyrir báða hópa eru með há neikvæð gildi sem bendir  </w:t>
      </w:r>
      <w:r w:rsidRPr="006D272F">
        <w:rPr>
          <w:color w:val="000000" w:themeColor="text1"/>
        </w:rPr>
        <w:t xml:space="preserve">til þess að viðhorf </w:t>
      </w:r>
      <w:del w:id="132" w:author="Aðalheiður Magnúsdóttir - HI" w:date="2023-03-22T10:58:00Z">
        <w:r w:rsidRPr="006D272F" w:rsidDel="00976170">
          <w:rPr>
            <w:color w:val="000000" w:themeColor="text1"/>
          </w:rPr>
          <w:delText xml:space="preserve">þáttakenda </w:delText>
        </w:r>
      </w:del>
      <w:r w:rsidRPr="006D272F">
        <w:rPr>
          <w:color w:val="000000" w:themeColor="text1"/>
        </w:rPr>
        <w:t>sé almennt jákvætt. Þetta má sjá betur á mynd 1</w:t>
      </w:r>
      <w:r w:rsidR="00B370AC" w:rsidRPr="006D272F">
        <w:rPr>
          <w:color w:val="000000" w:themeColor="text1"/>
        </w:rPr>
        <w:t>1</w:t>
      </w:r>
      <w:r w:rsidRPr="006D272F">
        <w:rPr>
          <w:color w:val="000000" w:themeColor="text1"/>
        </w:rPr>
        <w:t xml:space="preserve">. </w:t>
      </w:r>
      <w:r w:rsidR="0072262D" w:rsidRPr="006D272F">
        <w:rPr>
          <w:color w:val="000000" w:themeColor="text1"/>
        </w:rPr>
        <w:t xml:space="preserve">Þar má sjá að það er ekki mikill mikill munur á milli hópa í viðhorfi til prófhluta C. Hinsvegar er örlítið meiri tilhneiging hjá starfsfólki skóla til þess að vera með jákvætt viðhorf. Þá má einnig sjá á sveigritinu að aðgreiningarstuðull gefur skýr hlutaskil á milli viðhorfa. </w:t>
      </w:r>
      <w:r w:rsidR="007F143F" w:rsidRPr="006D272F">
        <w:rPr>
          <w:color w:val="000000" w:themeColor="text1"/>
        </w:rPr>
        <w:t>Í kjölfarið var skoð</w:t>
      </w:r>
      <w:ins w:id="133" w:author="Aðalheiður Magnúsdóttir - HI" w:date="2023-03-22T10:18:00Z">
        <w:r w:rsidR="00C207F1">
          <w:rPr>
            <w:color w:val="000000" w:themeColor="text1"/>
          </w:rPr>
          <w:t>u</w:t>
        </w:r>
      </w:ins>
      <w:del w:id="134" w:author="Aðalheiður Magnúsdóttir - HI" w:date="2023-03-22T10:18:00Z">
        <w:r w:rsidR="007F143F" w:rsidRPr="006D272F" w:rsidDel="00C207F1">
          <w:rPr>
            <w:color w:val="000000" w:themeColor="text1"/>
          </w:rPr>
          <w:delText>a</w:delText>
        </w:r>
      </w:del>
      <w:r w:rsidR="007F143F" w:rsidRPr="006D272F">
        <w:rPr>
          <w:color w:val="000000" w:themeColor="text1"/>
        </w:rPr>
        <w:t>ð fylgni milli heildarskor</w:t>
      </w:r>
      <w:ins w:id="135" w:author="Aðalheiður Magnúsdóttir - HI" w:date="2023-03-22T10:18:00Z">
        <w:r w:rsidR="00C207F1">
          <w:rPr>
            <w:color w:val="000000" w:themeColor="text1"/>
          </w:rPr>
          <w:t>s</w:t>
        </w:r>
      </w:ins>
      <w:r w:rsidR="007F143F" w:rsidRPr="006D272F">
        <w:rPr>
          <w:color w:val="000000" w:themeColor="text1"/>
        </w:rPr>
        <w:t xml:space="preserve"> og viðhorf þátttakenda.</w:t>
      </w:r>
    </w:p>
    <w:p w14:paraId="799078AE" w14:textId="3672B12F" w:rsidR="00936F3C" w:rsidRPr="006D272F" w:rsidRDefault="00936F3C">
      <w:pPr>
        <w:spacing w:line="240" w:lineRule="auto"/>
        <w:ind w:firstLine="0"/>
        <w:rPr>
          <w:b/>
          <w:bCs/>
          <w:color w:val="000000" w:themeColor="text1"/>
        </w:rPr>
      </w:pPr>
      <w:r w:rsidRPr="006D272F">
        <w:rPr>
          <w:b/>
          <w:bCs/>
          <w:color w:val="000000" w:themeColor="text1"/>
        </w:rPr>
        <w:br w:type="page"/>
      </w:r>
    </w:p>
    <w:p w14:paraId="0F32F221" w14:textId="64896EDE" w:rsidR="00281FB3" w:rsidRPr="006D272F" w:rsidRDefault="00281FB3" w:rsidP="00281FB3">
      <w:pPr>
        <w:ind w:firstLine="0"/>
      </w:pPr>
      <w:r w:rsidRPr="006D272F">
        <w:rPr>
          <w:b/>
          <w:bCs/>
          <w:color w:val="000000" w:themeColor="text1"/>
        </w:rPr>
        <w:lastRenderedPageBreak/>
        <w:t>Mynd</w:t>
      </w:r>
      <w:r w:rsidR="007F143F" w:rsidRPr="006D272F">
        <w:rPr>
          <w:b/>
          <w:bCs/>
          <w:color w:val="000000" w:themeColor="text1"/>
        </w:rPr>
        <w:t xml:space="preserve"> 11</w:t>
      </w:r>
      <w:r w:rsidRPr="006D272F">
        <w:rPr>
          <w:b/>
          <w:bCs/>
          <w:color w:val="000000" w:themeColor="text1"/>
        </w:rPr>
        <w:t xml:space="preserve">. </w:t>
      </w:r>
    </w:p>
    <w:p w14:paraId="35D4F4E6" w14:textId="44719203" w:rsidR="00281FB3" w:rsidRPr="006D272F" w:rsidRDefault="0072262D" w:rsidP="00281FB3">
      <w:pPr>
        <w:ind w:firstLine="0"/>
      </w:pPr>
      <w:r w:rsidRPr="006D272F">
        <w:rPr>
          <w:noProof/>
        </w:rPr>
        <w:drawing>
          <wp:anchor distT="0" distB="0" distL="114300" distR="114300" simplePos="0" relativeHeight="251670528" behindDoc="0" locked="0" layoutInCell="1" allowOverlap="1" wp14:anchorId="0925EC53" wp14:editId="60B73A03">
            <wp:simplePos x="0" y="0"/>
            <wp:positionH relativeFrom="column">
              <wp:posOffset>-464185</wp:posOffset>
            </wp:positionH>
            <wp:positionV relativeFrom="paragraph">
              <wp:posOffset>440592</wp:posOffset>
            </wp:positionV>
            <wp:extent cx="6883400" cy="3180715"/>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cstate="print">
                      <a:extLst>
                        <a:ext uri="{28A0092B-C50C-407E-A947-70E740481C1C}">
                          <a14:useLocalDpi xmlns:a14="http://schemas.microsoft.com/office/drawing/2010/main" val="0"/>
                        </a:ext>
                      </a:extLst>
                    </a:blip>
                    <a:srcRect t="3327"/>
                    <a:stretch/>
                  </pic:blipFill>
                  <pic:spPr bwMode="auto">
                    <a:xfrm>
                      <a:off x="0" y="0"/>
                      <a:ext cx="6883400" cy="318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FB3" w:rsidRPr="006D272F">
        <w:rPr>
          <w:i/>
          <w:iCs/>
          <w:color w:val="000000" w:themeColor="text1"/>
        </w:rPr>
        <w:t>Sveigrit fyrir</w:t>
      </w:r>
      <w:r w:rsidRPr="006D272F">
        <w:rPr>
          <w:i/>
          <w:iCs/>
          <w:color w:val="000000" w:themeColor="text1"/>
        </w:rPr>
        <w:t xml:space="preserve"> </w:t>
      </w:r>
      <w:r w:rsidR="00281FB3" w:rsidRPr="006D272F">
        <w:rPr>
          <w:i/>
          <w:iCs/>
          <w:color w:val="000000" w:themeColor="text1"/>
        </w:rPr>
        <w:t xml:space="preserve">prófhluta </w:t>
      </w:r>
      <w:r w:rsidRPr="006D272F">
        <w:rPr>
          <w:i/>
          <w:iCs/>
          <w:color w:val="000000" w:themeColor="text1"/>
        </w:rPr>
        <w:t>C</w:t>
      </w:r>
      <w:r w:rsidR="00281FB3" w:rsidRPr="006D272F">
        <w:rPr>
          <w:i/>
          <w:iCs/>
          <w:color w:val="000000" w:themeColor="text1"/>
        </w:rPr>
        <w:t>. Viðhorf til hlutverk námsmats</w:t>
      </w:r>
    </w:p>
    <w:p w14:paraId="1FB31B29" w14:textId="77777777" w:rsidR="00936F3C" w:rsidRPr="006D272F" w:rsidRDefault="00936F3C" w:rsidP="005F3C8F">
      <w:pPr>
        <w:ind w:firstLine="0"/>
      </w:pPr>
    </w:p>
    <w:p w14:paraId="46377B63" w14:textId="6921FBC2" w:rsidR="00936F3C" w:rsidRPr="005F3C8F" w:rsidRDefault="00936F3C" w:rsidP="005F3C8F">
      <w:pPr>
        <w:ind w:firstLine="0"/>
      </w:pPr>
      <w:r w:rsidRPr="006D272F">
        <w:rPr>
          <w:b/>
          <w:bCs/>
          <w:color w:val="000000" w:themeColor="text1"/>
        </w:rPr>
        <w:t>Mynd 12.</w:t>
      </w:r>
    </w:p>
    <w:p w14:paraId="0DFDEE2D" w14:textId="57C42009" w:rsidR="007F143F" w:rsidRPr="006D272F" w:rsidRDefault="005F3C8F" w:rsidP="005F3C8F">
      <w:pPr>
        <w:ind w:firstLine="0"/>
        <w:rPr>
          <w:i/>
          <w:iCs/>
          <w:color w:val="000000" w:themeColor="text1"/>
        </w:rPr>
      </w:pPr>
      <w:r w:rsidRPr="006D272F">
        <w:rPr>
          <w:noProof/>
        </w:rPr>
        <w:drawing>
          <wp:anchor distT="0" distB="0" distL="114300" distR="114300" simplePos="0" relativeHeight="251671552" behindDoc="0" locked="0" layoutInCell="1" allowOverlap="1" wp14:anchorId="60C3090A" wp14:editId="25AFF7AE">
            <wp:simplePos x="0" y="0"/>
            <wp:positionH relativeFrom="column">
              <wp:posOffset>601248</wp:posOffset>
            </wp:positionH>
            <wp:positionV relativeFrom="paragraph">
              <wp:posOffset>245083</wp:posOffset>
            </wp:positionV>
            <wp:extent cx="4400547" cy="3933173"/>
            <wp:effectExtent l="0" t="0" r="0" b="4445"/>
            <wp:wrapTopAndBottom/>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03181" cy="3935527"/>
                    </a:xfrm>
                    <a:prstGeom prst="rect">
                      <a:avLst/>
                    </a:prstGeom>
                  </pic:spPr>
                </pic:pic>
              </a:graphicData>
            </a:graphic>
            <wp14:sizeRelH relativeFrom="page">
              <wp14:pctWidth>0</wp14:pctWidth>
            </wp14:sizeRelH>
            <wp14:sizeRelV relativeFrom="page">
              <wp14:pctHeight>0</wp14:pctHeight>
            </wp14:sizeRelV>
          </wp:anchor>
        </w:drawing>
      </w:r>
      <w:r w:rsidR="00936F3C" w:rsidRPr="006D272F">
        <w:rPr>
          <w:i/>
          <w:iCs/>
          <w:color w:val="000000" w:themeColor="text1"/>
        </w:rPr>
        <w:t>Fylgnirit á milli Heildarsummu og viðhorfs fyrir prófhluta C.</w:t>
      </w:r>
    </w:p>
    <w:p w14:paraId="66178026" w14:textId="5CE8C731" w:rsidR="005F3C8F" w:rsidRPr="005F3C8F" w:rsidRDefault="005F3C8F" w:rsidP="005F3C8F">
      <w:pPr>
        <w:ind w:firstLine="0"/>
        <w:rPr>
          <w:color w:val="000000" w:themeColor="text1"/>
        </w:rPr>
      </w:pPr>
      <w:r w:rsidRPr="006D272F">
        <w:rPr>
          <w:color w:val="000000" w:themeColor="text1"/>
        </w:rPr>
        <w:lastRenderedPageBreak/>
        <w:t xml:space="preserve">Til þess að fá heildarskor fyrir </w:t>
      </w:r>
      <w:r w:rsidRPr="005F3C8F">
        <w:rPr>
          <w:color w:val="000000" w:themeColor="text1"/>
        </w:rPr>
        <w:t xml:space="preserve">hvern þátttakanda </w:t>
      </w:r>
      <w:ins w:id="136" w:author="Aðalheiður Magnúsdóttir - HI" w:date="2023-03-22T10:18:00Z">
        <w:r w:rsidR="00C207F1">
          <w:rPr>
            <w:color w:val="000000" w:themeColor="text1"/>
          </w:rPr>
          <w:t>voru lögð</w:t>
        </w:r>
      </w:ins>
      <w:del w:id="137" w:author="Aðalheiður Magnúsdóttir - HI" w:date="2023-03-22T10:18:00Z">
        <w:r w:rsidRPr="005F3C8F" w:rsidDel="00C207F1">
          <w:rPr>
            <w:color w:val="000000" w:themeColor="text1"/>
          </w:rPr>
          <w:delText xml:space="preserve">þá var lagt </w:delText>
        </w:r>
      </w:del>
      <w:r w:rsidRPr="005F3C8F">
        <w:rPr>
          <w:color w:val="000000" w:themeColor="text1"/>
        </w:rPr>
        <w:t>saman svör</w:t>
      </w:r>
      <w:del w:id="138" w:author="Aðalheiður Magnúsdóttir - HI" w:date="2023-03-22T10:19:00Z">
        <w:r w:rsidRPr="005F3C8F" w:rsidDel="00C207F1">
          <w:rPr>
            <w:color w:val="000000" w:themeColor="text1"/>
          </w:rPr>
          <w:delText>in</w:delText>
        </w:r>
      </w:del>
      <w:r w:rsidRPr="005F3C8F">
        <w:rPr>
          <w:color w:val="000000" w:themeColor="text1"/>
        </w:rPr>
        <w:t xml:space="preserve"> þeirra þannig að: </w:t>
      </w:r>
      <w:r w:rsidRPr="005F3C8F">
        <w:rPr>
          <w:i/>
          <w:iCs/>
          <w:color w:val="000000" w:themeColor="text1"/>
        </w:rPr>
        <w:t>0 = „ósammála“, og 1 = „sammála</w:t>
      </w:r>
      <w:r w:rsidRPr="005F3C8F">
        <w:rPr>
          <w:color w:val="000000" w:themeColor="text1"/>
        </w:rPr>
        <w:t>. Á mynd 12</w:t>
      </w:r>
      <w:del w:id="139" w:author="Aðalheiður Magnúsdóttir - HI" w:date="2023-03-22T10:19:00Z">
        <w:r w:rsidRPr="005F3C8F" w:rsidDel="00C207F1">
          <w:rPr>
            <w:color w:val="000000" w:themeColor="text1"/>
          </w:rPr>
          <w:delText>.</w:delText>
        </w:r>
      </w:del>
      <w:r w:rsidRPr="005F3C8F">
        <w:rPr>
          <w:color w:val="000000" w:themeColor="text1"/>
        </w:rPr>
        <w:t xml:space="preserve"> </w:t>
      </w:r>
      <w:ins w:id="140" w:author="Aðalheiður Magnúsdóttir - HI" w:date="2023-03-22T10:19:00Z">
        <w:r w:rsidR="00C207F1">
          <w:rPr>
            <w:color w:val="000000" w:themeColor="text1"/>
          </w:rPr>
          <w:t>m</w:t>
        </w:r>
      </w:ins>
      <w:del w:id="141" w:author="Aðalheiður Magnúsdóttir - HI" w:date="2023-03-22T10:19:00Z">
        <w:r w:rsidRPr="005F3C8F" w:rsidDel="00C207F1">
          <w:rPr>
            <w:color w:val="000000" w:themeColor="text1"/>
          </w:rPr>
          <w:delText>M</w:delText>
        </w:r>
      </w:del>
      <w:r w:rsidRPr="005F3C8F">
        <w:rPr>
          <w:color w:val="000000" w:themeColor="text1"/>
        </w:rPr>
        <w:t xml:space="preserve">á sjá að aðgreining milli viðhorfs og heildarskors er skörp. Fyrir hvern punkt í heildarskori þá aukast líkurnar á því að </w:t>
      </w:r>
      <w:commentRangeStart w:id="142"/>
      <w:r w:rsidRPr="005F3C8F">
        <w:rPr>
          <w:color w:val="000000" w:themeColor="text1"/>
        </w:rPr>
        <w:t xml:space="preserve">þátttakandi </w:t>
      </w:r>
      <w:commentRangeEnd w:id="142"/>
      <w:r w:rsidR="00976170">
        <w:rPr>
          <w:rStyle w:val="CommentReference"/>
        </w:rPr>
        <w:commentReference w:id="142"/>
      </w:r>
      <w:r w:rsidRPr="005F3C8F">
        <w:rPr>
          <w:color w:val="000000" w:themeColor="text1"/>
        </w:rPr>
        <w:t>sé með tilhneigingu til þess að vera með jákvætt viðhorf. Á mynd 13</w:t>
      </w:r>
      <w:del w:id="143" w:author="Aðalheiður Magnúsdóttir - HI" w:date="2023-03-22T10:19:00Z">
        <w:r w:rsidRPr="005F3C8F" w:rsidDel="00C207F1">
          <w:rPr>
            <w:color w:val="000000" w:themeColor="text1"/>
          </w:rPr>
          <w:delText>.</w:delText>
        </w:r>
      </w:del>
      <w:r w:rsidRPr="005F3C8F">
        <w:rPr>
          <w:color w:val="000000" w:themeColor="text1"/>
        </w:rPr>
        <w:t xml:space="preserve"> </w:t>
      </w:r>
      <w:ins w:id="144" w:author="Aðalheiður Magnúsdóttir - HI" w:date="2023-03-22T10:19:00Z">
        <w:r w:rsidR="00C207F1">
          <w:rPr>
            <w:color w:val="000000" w:themeColor="text1"/>
          </w:rPr>
          <w:t>m</w:t>
        </w:r>
      </w:ins>
      <w:del w:id="145" w:author="Aðalheiður Magnúsdóttir - HI" w:date="2023-03-22T10:19:00Z">
        <w:r w:rsidRPr="005F3C8F" w:rsidDel="00C207F1">
          <w:rPr>
            <w:color w:val="000000" w:themeColor="text1"/>
          </w:rPr>
          <w:delText>M</w:delText>
        </w:r>
      </w:del>
      <w:r w:rsidRPr="005F3C8F">
        <w:rPr>
          <w:color w:val="000000" w:themeColor="text1"/>
        </w:rPr>
        <w:t>á sjá tíðnidreifingu fyrir prófhluta C fyrir viðhorf. Þar kemur fram að fáir eru með tilhneigingu til þess að vera með neikvætt viðhorf og að flestir skora fyrir ofan 0. Það eru því sterk rjáfuhrif til</w:t>
      </w:r>
      <w:ins w:id="146" w:author="Aðalheiður Magnúsdóttir - HI" w:date="2023-03-22T10:19:00Z">
        <w:r w:rsidR="00C207F1">
          <w:rPr>
            <w:color w:val="000000" w:themeColor="text1"/>
          </w:rPr>
          <w:t xml:space="preserve"> </w:t>
        </w:r>
      </w:ins>
      <w:r w:rsidRPr="005F3C8F">
        <w:rPr>
          <w:color w:val="000000" w:themeColor="text1"/>
        </w:rPr>
        <w:t xml:space="preserve">staðar sem bendir til þess að þátttakendur eru almennt með jákvætt viðhorf gagnvart prófhlutanum. Þetta bendir einnig til þess að </w:t>
      </w:r>
      <w:r>
        <w:rPr>
          <w:color w:val="000000" w:themeColor="text1"/>
        </w:rPr>
        <w:t>líkanið nái ekki að skera á milli mis</w:t>
      </w:r>
      <w:del w:id="147" w:author="Aðalheiður Magnúsdóttir - HI" w:date="2023-03-22T10:19:00Z">
        <w:r w:rsidDel="00C207F1">
          <w:rPr>
            <w:color w:val="000000" w:themeColor="text1"/>
          </w:rPr>
          <w:delText xml:space="preserve"> </w:delText>
        </w:r>
      </w:del>
      <w:r>
        <w:rPr>
          <w:color w:val="000000" w:themeColor="text1"/>
        </w:rPr>
        <w:t>sterkra jákvæðra viðhorfa. Í kjölfarið var athug</w:t>
      </w:r>
      <w:ins w:id="148" w:author="Aðalheiður Magnúsdóttir - HI" w:date="2023-03-22T10:19:00Z">
        <w:r w:rsidR="00C207F1">
          <w:rPr>
            <w:color w:val="000000" w:themeColor="text1"/>
          </w:rPr>
          <w:t>u</w:t>
        </w:r>
      </w:ins>
      <w:del w:id="149" w:author="Aðalheiður Magnúsdóttir - HI" w:date="2023-03-22T10:19:00Z">
        <w:r w:rsidDel="00C207F1">
          <w:rPr>
            <w:color w:val="000000" w:themeColor="text1"/>
          </w:rPr>
          <w:delText>a</w:delText>
        </w:r>
      </w:del>
      <w:r>
        <w:rPr>
          <w:color w:val="000000" w:themeColor="text1"/>
        </w:rPr>
        <w:t>ð staðalvill</w:t>
      </w:r>
      <w:ins w:id="150" w:author="Aðalheiður Magnúsdóttir - HI" w:date="2023-03-22T10:19:00Z">
        <w:r w:rsidR="00C207F1">
          <w:rPr>
            <w:color w:val="000000" w:themeColor="text1"/>
          </w:rPr>
          <w:t>a</w:t>
        </w:r>
      </w:ins>
      <w:del w:id="151" w:author="Aðalheiður Magnúsdóttir - HI" w:date="2023-03-22T10:19:00Z">
        <w:r w:rsidDel="00C207F1">
          <w:rPr>
            <w:color w:val="000000" w:themeColor="text1"/>
          </w:rPr>
          <w:delText>u</w:delText>
        </w:r>
      </w:del>
      <w:r>
        <w:rPr>
          <w:color w:val="000000" w:themeColor="text1"/>
        </w:rPr>
        <w:t xml:space="preserve"> viðhorfs m</w:t>
      </w:r>
      <w:ins w:id="152" w:author="Aðalheiður Magnúsdóttir - HI" w:date="2023-03-22T10:19:00Z">
        <w:r w:rsidR="00C207F1">
          <w:rPr>
            <w:color w:val="000000" w:themeColor="text1"/>
          </w:rPr>
          <w:t>.</w:t>
        </w:r>
      </w:ins>
      <w:r>
        <w:rPr>
          <w:color w:val="000000" w:themeColor="text1"/>
        </w:rPr>
        <w:t>t.t. viðhorfs, sjá mynd 14.</w:t>
      </w:r>
    </w:p>
    <w:p w14:paraId="060AC440" w14:textId="77777777" w:rsidR="005F3C8F" w:rsidRDefault="005F3C8F" w:rsidP="007F143F">
      <w:pPr>
        <w:spacing w:line="360" w:lineRule="auto"/>
        <w:ind w:firstLine="0"/>
        <w:rPr>
          <w:b/>
          <w:bCs/>
          <w:color w:val="000000" w:themeColor="text1"/>
        </w:rPr>
      </w:pPr>
    </w:p>
    <w:p w14:paraId="0D1D8E06" w14:textId="57D23A3B" w:rsidR="007F143F" w:rsidRPr="006D272F" w:rsidRDefault="007F143F" w:rsidP="007F143F">
      <w:pPr>
        <w:spacing w:line="360" w:lineRule="auto"/>
        <w:ind w:firstLine="0"/>
        <w:rPr>
          <w:b/>
          <w:bCs/>
          <w:color w:val="000000" w:themeColor="text1"/>
        </w:rPr>
      </w:pPr>
      <w:r w:rsidRPr="006D272F">
        <w:rPr>
          <w:b/>
          <w:bCs/>
          <w:color w:val="000000" w:themeColor="text1"/>
        </w:rPr>
        <w:t xml:space="preserve">Mynd </w:t>
      </w:r>
      <w:r w:rsidR="00936F3C" w:rsidRPr="006D272F">
        <w:rPr>
          <w:b/>
          <w:bCs/>
          <w:color w:val="000000" w:themeColor="text1"/>
        </w:rPr>
        <w:t>13</w:t>
      </w:r>
      <w:r w:rsidRPr="006D272F">
        <w:rPr>
          <w:b/>
          <w:bCs/>
          <w:color w:val="000000" w:themeColor="text1"/>
        </w:rPr>
        <w:t xml:space="preserve">.  </w:t>
      </w:r>
    </w:p>
    <w:p w14:paraId="30549C03" w14:textId="3710C239" w:rsidR="007F143F" w:rsidRPr="005F3C8F" w:rsidRDefault="00F712C4" w:rsidP="005F3C8F">
      <w:pPr>
        <w:spacing w:line="360" w:lineRule="auto"/>
        <w:ind w:firstLine="0"/>
        <w:rPr>
          <w:i/>
          <w:iCs/>
          <w:color w:val="000000" w:themeColor="text1"/>
        </w:rPr>
      </w:pPr>
      <w:r>
        <w:rPr>
          <w:noProof/>
        </w:rPr>
        <w:drawing>
          <wp:anchor distT="0" distB="0" distL="114300" distR="114300" simplePos="0" relativeHeight="251674624" behindDoc="0" locked="0" layoutInCell="1" allowOverlap="1" wp14:anchorId="541FDE4E" wp14:editId="563F1B96">
            <wp:simplePos x="0" y="0"/>
            <wp:positionH relativeFrom="column">
              <wp:posOffset>275572</wp:posOffset>
            </wp:positionH>
            <wp:positionV relativeFrom="paragraph">
              <wp:posOffset>314960</wp:posOffset>
            </wp:positionV>
            <wp:extent cx="5260340" cy="4689475"/>
            <wp:effectExtent l="0" t="0" r="0" b="0"/>
            <wp:wrapTopAndBottom/>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60340" cy="4689475"/>
                    </a:xfrm>
                    <a:prstGeom prst="rect">
                      <a:avLst/>
                    </a:prstGeom>
                  </pic:spPr>
                </pic:pic>
              </a:graphicData>
            </a:graphic>
            <wp14:sizeRelH relativeFrom="page">
              <wp14:pctWidth>0</wp14:pctWidth>
            </wp14:sizeRelH>
            <wp14:sizeRelV relativeFrom="page">
              <wp14:pctHeight>0</wp14:pctHeight>
            </wp14:sizeRelV>
          </wp:anchor>
        </w:drawing>
      </w:r>
      <w:r w:rsidR="007F143F" w:rsidRPr="006D272F">
        <w:rPr>
          <w:i/>
          <w:iCs/>
          <w:color w:val="000000" w:themeColor="text1"/>
        </w:rPr>
        <w:t>Dreifing á viðhorfi þátttakenda í prófhluta C.</w:t>
      </w:r>
    </w:p>
    <w:p w14:paraId="2C48953E" w14:textId="570D4033" w:rsidR="005F3C8F" w:rsidRDefault="005F3C8F">
      <w:pPr>
        <w:spacing w:line="240" w:lineRule="auto"/>
        <w:ind w:firstLine="0"/>
        <w:rPr>
          <w:color w:val="FF0000"/>
        </w:rPr>
      </w:pPr>
      <w:r>
        <w:rPr>
          <w:color w:val="FF0000"/>
        </w:rPr>
        <w:br w:type="page"/>
      </w:r>
    </w:p>
    <w:p w14:paraId="3264BB85" w14:textId="10A0AF60" w:rsidR="00C86467" w:rsidRPr="00CF565E" w:rsidRDefault="005F3C8F" w:rsidP="005F3C8F">
      <w:pPr>
        <w:ind w:firstLine="0"/>
        <w:rPr>
          <w:color w:val="000000" w:themeColor="text1"/>
        </w:rPr>
      </w:pPr>
      <w:r w:rsidRPr="00CF565E">
        <w:rPr>
          <w:color w:val="000000" w:themeColor="text1"/>
        </w:rPr>
        <w:lastRenderedPageBreak/>
        <w:t xml:space="preserve">Þar má sjá að líkanið nær </w:t>
      </w:r>
      <w:r w:rsidR="00CF565E" w:rsidRPr="00CF565E">
        <w:rPr>
          <w:color w:val="000000" w:themeColor="text1"/>
        </w:rPr>
        <w:t>best að greina á milli þeirra sem lenda á milli -1,5 til ,5</w:t>
      </w:r>
      <w:del w:id="153" w:author="Aðalheiður Magnúsdóttir - HI" w:date="2023-03-22T10:19:00Z">
        <w:r w:rsidR="00CF565E" w:rsidRPr="00CF565E" w:rsidDel="00C207F1">
          <w:rPr>
            <w:color w:val="000000" w:themeColor="text1"/>
          </w:rPr>
          <w:delText>.</w:delText>
        </w:r>
      </w:del>
      <w:r w:rsidR="00CF565E" w:rsidRPr="00CF565E">
        <w:rPr>
          <w:color w:val="000000" w:themeColor="text1"/>
        </w:rPr>
        <w:t>, en á erfiðara með að greina þá sem lenda fyrir ofan og neðan það bil. Þ</w:t>
      </w:r>
      <w:r w:rsidR="00401F48">
        <w:rPr>
          <w:color w:val="000000" w:themeColor="text1"/>
        </w:rPr>
        <w:t>etta</w:t>
      </w:r>
      <w:r w:rsidR="00CF565E" w:rsidRPr="00CF565E">
        <w:rPr>
          <w:color w:val="000000" w:themeColor="text1"/>
        </w:rPr>
        <w:t xml:space="preserve"> gæti verið ókostur þar sem margir þátttakendur eru að lenda fyrir ofan bilið eins og sjá má á mynd 13.</w:t>
      </w:r>
      <w:r w:rsidR="00401F48">
        <w:rPr>
          <w:color w:val="000000" w:themeColor="text1"/>
        </w:rPr>
        <w:t xml:space="preserve"> </w:t>
      </w:r>
    </w:p>
    <w:p w14:paraId="787F101E" w14:textId="77777777" w:rsidR="00CF565E" w:rsidRDefault="00CF565E" w:rsidP="005F3C8F">
      <w:pPr>
        <w:ind w:firstLine="0"/>
        <w:rPr>
          <w:color w:val="FF0000"/>
        </w:rPr>
      </w:pPr>
    </w:p>
    <w:p w14:paraId="5CF93906" w14:textId="535A6EAA" w:rsidR="007F143F" w:rsidRPr="006D272F" w:rsidRDefault="007F143F" w:rsidP="007F143F">
      <w:pPr>
        <w:spacing w:line="360" w:lineRule="auto"/>
        <w:ind w:firstLine="0"/>
        <w:rPr>
          <w:b/>
          <w:bCs/>
        </w:rPr>
      </w:pPr>
      <w:r w:rsidRPr="006D272F">
        <w:rPr>
          <w:b/>
          <w:bCs/>
          <w:color w:val="000000" w:themeColor="text1"/>
        </w:rPr>
        <w:t xml:space="preserve">Mynd </w:t>
      </w:r>
      <w:r w:rsidR="00936F3C" w:rsidRPr="006D272F">
        <w:rPr>
          <w:b/>
          <w:bCs/>
          <w:color w:val="000000" w:themeColor="text1"/>
        </w:rPr>
        <w:t>14</w:t>
      </w:r>
      <w:r w:rsidRPr="006D272F">
        <w:rPr>
          <w:b/>
          <w:bCs/>
          <w:color w:val="000000" w:themeColor="text1"/>
        </w:rPr>
        <w:t xml:space="preserve">.  </w:t>
      </w:r>
    </w:p>
    <w:p w14:paraId="600D8726" w14:textId="75C3CE46" w:rsidR="007F143F" w:rsidRPr="006D272F" w:rsidRDefault="007F143F" w:rsidP="007F143F">
      <w:pPr>
        <w:spacing w:line="360" w:lineRule="auto"/>
        <w:ind w:firstLine="0"/>
        <w:rPr>
          <w:i/>
          <w:iCs/>
          <w:color w:val="000000" w:themeColor="text1"/>
        </w:rPr>
      </w:pPr>
      <w:r w:rsidRPr="006D272F">
        <w:rPr>
          <w:noProof/>
        </w:rPr>
        <w:drawing>
          <wp:anchor distT="0" distB="0" distL="114300" distR="114300" simplePos="0" relativeHeight="251673600" behindDoc="0" locked="0" layoutInCell="1" allowOverlap="1" wp14:anchorId="2C810626" wp14:editId="3A324DDC">
            <wp:simplePos x="0" y="0"/>
            <wp:positionH relativeFrom="column">
              <wp:posOffset>-59055</wp:posOffset>
            </wp:positionH>
            <wp:positionV relativeFrom="paragraph">
              <wp:posOffset>240665</wp:posOffset>
            </wp:positionV>
            <wp:extent cx="5849620" cy="512381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849620" cy="5123815"/>
                    </a:xfrm>
                    <a:prstGeom prst="rect">
                      <a:avLst/>
                    </a:prstGeom>
                  </pic:spPr>
                </pic:pic>
              </a:graphicData>
            </a:graphic>
            <wp14:sizeRelH relativeFrom="page">
              <wp14:pctWidth>0</wp14:pctWidth>
            </wp14:sizeRelH>
            <wp14:sizeRelV relativeFrom="page">
              <wp14:pctHeight>0</wp14:pctHeight>
            </wp14:sizeRelV>
          </wp:anchor>
        </w:drawing>
      </w:r>
      <w:r w:rsidRPr="006D272F">
        <w:rPr>
          <w:i/>
          <w:iCs/>
          <w:color w:val="000000" w:themeColor="text1"/>
        </w:rPr>
        <w:t>Tengsl milli staðalvillu viðhorfs og viðhorfs þátttakenda í prófhluta C.</w:t>
      </w:r>
    </w:p>
    <w:p w14:paraId="41500B27" w14:textId="24849305" w:rsidR="007F143F" w:rsidRPr="006D272F" w:rsidRDefault="007F143F" w:rsidP="007F143F">
      <w:pPr>
        <w:spacing w:line="360" w:lineRule="auto"/>
        <w:ind w:firstLine="0"/>
        <w:rPr>
          <w:i/>
          <w:iCs/>
          <w:color w:val="000000" w:themeColor="text1"/>
        </w:rPr>
      </w:pPr>
    </w:p>
    <w:p w14:paraId="77E64E37" w14:textId="45915C4A" w:rsidR="007F143F" w:rsidRPr="006D272F" w:rsidRDefault="007F143F" w:rsidP="007F143F">
      <w:pPr>
        <w:spacing w:line="360" w:lineRule="auto"/>
        <w:ind w:firstLine="0"/>
        <w:rPr>
          <w:i/>
          <w:iCs/>
          <w:color w:val="000000" w:themeColor="text1"/>
        </w:rPr>
      </w:pPr>
    </w:p>
    <w:p w14:paraId="75FE45AE" w14:textId="6DCA5C7C" w:rsidR="007F143F" w:rsidRPr="006D272F" w:rsidRDefault="007F143F" w:rsidP="007F143F">
      <w:pPr>
        <w:spacing w:line="360" w:lineRule="auto"/>
        <w:ind w:firstLine="0"/>
        <w:rPr>
          <w:i/>
          <w:iCs/>
          <w:color w:val="000000" w:themeColor="text1"/>
        </w:rPr>
      </w:pPr>
    </w:p>
    <w:p w14:paraId="5C5EBF6F" w14:textId="6B59F974" w:rsidR="007F143F" w:rsidRPr="006D272F" w:rsidRDefault="007F143F">
      <w:pPr>
        <w:spacing w:line="240" w:lineRule="auto"/>
        <w:ind w:firstLine="0"/>
        <w:rPr>
          <w:b/>
          <w:bCs/>
        </w:rPr>
      </w:pPr>
      <w:r w:rsidRPr="006D272F">
        <w:br w:type="page"/>
      </w:r>
    </w:p>
    <w:p w14:paraId="1237C38C" w14:textId="774A549F" w:rsidR="006E04EB" w:rsidRPr="006D272F" w:rsidRDefault="00F56AE2" w:rsidP="006E04EB">
      <w:pPr>
        <w:pStyle w:val="Heading1"/>
      </w:pPr>
      <w:r w:rsidRPr="006D272F">
        <w:lastRenderedPageBreak/>
        <w:t>Umræða</w:t>
      </w:r>
    </w:p>
    <w:p w14:paraId="7BBAB2F7" w14:textId="78BD4C5E" w:rsidR="00CF565E" w:rsidRPr="00B936AC" w:rsidRDefault="00CF565E" w:rsidP="00CF565E">
      <w:pPr>
        <w:ind w:firstLine="0"/>
        <w:rPr>
          <w:color w:val="000000" w:themeColor="text1"/>
        </w:rPr>
      </w:pPr>
      <w:r w:rsidRPr="00B936AC">
        <w:rPr>
          <w:color w:val="000000" w:themeColor="text1"/>
        </w:rPr>
        <w:t xml:space="preserve">Niðurstöður benda til þess að </w:t>
      </w:r>
      <w:commentRangeStart w:id="154"/>
      <w:r w:rsidRPr="00B936AC">
        <w:rPr>
          <w:color w:val="000000" w:themeColor="text1"/>
        </w:rPr>
        <w:t xml:space="preserve">þátttakendur </w:t>
      </w:r>
      <w:commentRangeEnd w:id="154"/>
      <w:r w:rsidR="008D5F38">
        <w:rPr>
          <w:rStyle w:val="CommentReference"/>
        </w:rPr>
        <w:commentReference w:id="154"/>
      </w:r>
      <w:r w:rsidRPr="00B936AC">
        <w:rPr>
          <w:color w:val="000000" w:themeColor="text1"/>
        </w:rPr>
        <w:t xml:space="preserve">séu með tilhneigingu til þess að vera með jákvætt viðhorf gagnvart matsferlinu. </w:t>
      </w:r>
      <w:r w:rsidR="00C57100" w:rsidRPr="00B936AC">
        <w:rPr>
          <w:color w:val="000000" w:themeColor="text1"/>
        </w:rPr>
        <w:t>Notað var tveggjastika líkan í úrvinnslu á prófhlutum B og C en fjölkosta</w:t>
      </w:r>
      <w:del w:id="155" w:author="Aðalheiður Magnúsdóttir - HI" w:date="2023-03-22T10:20:00Z">
        <w:r w:rsidR="00C57100" w:rsidRPr="00B936AC" w:rsidDel="00C207F1">
          <w:rPr>
            <w:color w:val="000000" w:themeColor="text1"/>
          </w:rPr>
          <w:delText xml:space="preserve"> </w:delText>
        </w:r>
      </w:del>
      <w:r w:rsidR="00C57100" w:rsidRPr="00B936AC">
        <w:rPr>
          <w:color w:val="000000" w:themeColor="text1"/>
        </w:rPr>
        <w:t>líkan í próf</w:t>
      </w:r>
      <w:del w:id="156" w:author="Aðalheiður Magnúsdóttir - HI" w:date="2023-03-22T10:20:00Z">
        <w:r w:rsidR="00C57100" w:rsidRPr="00B936AC" w:rsidDel="00C207F1">
          <w:rPr>
            <w:color w:val="000000" w:themeColor="text1"/>
          </w:rPr>
          <w:delText xml:space="preserve"> </w:delText>
        </w:r>
      </w:del>
      <w:r w:rsidR="00C57100" w:rsidRPr="00B936AC">
        <w:rPr>
          <w:color w:val="000000" w:themeColor="text1"/>
        </w:rPr>
        <w:t xml:space="preserve">hluta A þar sem ekki var unnt að umbreyta gögnunum fyrir þann prófhluta yfir í tvíkosta. </w:t>
      </w:r>
      <w:r w:rsidRPr="00B936AC">
        <w:rPr>
          <w:color w:val="000000" w:themeColor="text1"/>
        </w:rPr>
        <w:t xml:space="preserve">Prófhluti A reyndist gefa </w:t>
      </w:r>
      <w:r w:rsidR="007D251D">
        <w:rPr>
          <w:color w:val="000000" w:themeColor="text1"/>
        </w:rPr>
        <w:t>slök</w:t>
      </w:r>
      <w:r w:rsidRPr="00B936AC">
        <w:rPr>
          <w:color w:val="000000" w:themeColor="text1"/>
        </w:rPr>
        <w:t xml:space="preserve"> mátgæði</w:t>
      </w:r>
      <w:r w:rsidR="007D251D">
        <w:rPr>
          <w:color w:val="000000" w:themeColor="text1"/>
        </w:rPr>
        <w:t>, en þá gáfu</w:t>
      </w:r>
      <w:r w:rsidRPr="00B936AC">
        <w:rPr>
          <w:color w:val="000000" w:themeColor="text1"/>
        </w:rPr>
        <w:t xml:space="preserve"> aðgreiningarstuðlar og þyngdarstuðlar til kynna að hlutskipti á milli viðhorfs voru mjög óskýr. Þetta bendir til þess að ekkert eitt ríkjandi svar</w:t>
      </w:r>
      <w:del w:id="157" w:author="Aðalheiður Magnúsdóttir - HI" w:date="2023-03-22T10:20:00Z">
        <w:r w:rsidRPr="00B936AC" w:rsidDel="00C207F1">
          <w:rPr>
            <w:color w:val="000000" w:themeColor="text1"/>
          </w:rPr>
          <w:delText xml:space="preserve"> </w:delText>
        </w:r>
      </w:del>
      <w:r w:rsidRPr="00B936AC">
        <w:rPr>
          <w:color w:val="000000" w:themeColor="text1"/>
        </w:rPr>
        <w:t>mynstur má</w:t>
      </w:r>
      <w:r w:rsidR="007D251D">
        <w:rPr>
          <w:color w:val="000000" w:themeColor="text1"/>
        </w:rPr>
        <w:t>tti</w:t>
      </w:r>
      <w:r w:rsidRPr="00B936AC">
        <w:rPr>
          <w:color w:val="000000" w:themeColor="text1"/>
        </w:rPr>
        <w:t xml:space="preserve"> finna í viðhorfi þátttakenda.</w:t>
      </w:r>
      <w:r w:rsidR="00C57100" w:rsidRPr="00B936AC">
        <w:rPr>
          <w:color w:val="000000" w:themeColor="text1"/>
        </w:rPr>
        <w:t xml:space="preserve"> Því var ekki hægt að framkalla nákvæmt líkan fyrir prófhluta A. </w:t>
      </w:r>
      <w:r w:rsidRPr="00B936AC">
        <w:rPr>
          <w:color w:val="000000" w:themeColor="text1"/>
        </w:rPr>
        <w:t>Be</w:t>
      </w:r>
      <w:r w:rsidR="007D251D">
        <w:rPr>
          <w:color w:val="000000" w:themeColor="text1"/>
        </w:rPr>
        <w:t xml:space="preserve">sta túlkun á svörun þátttakenda fengist líklegast með því </w:t>
      </w:r>
      <w:r w:rsidRPr="00B936AC">
        <w:rPr>
          <w:color w:val="000000" w:themeColor="text1"/>
        </w:rPr>
        <w:t xml:space="preserve">að skoða dreifingu einstakra atriða eitt og sér eins og gert var í greiningu hjá Sigurgrími </w:t>
      </w:r>
      <w:ins w:id="158" w:author="Aðalheiður Magnúsdóttir - HI" w:date="2023-03-22T10:20:00Z">
        <w:r w:rsidR="00C207F1">
          <w:rPr>
            <w:color w:val="000000" w:themeColor="text1"/>
          </w:rPr>
          <w:t xml:space="preserve">Skúlasyni </w:t>
        </w:r>
      </w:ins>
      <w:r w:rsidRPr="00B936AC">
        <w:rPr>
          <w:color w:val="000000" w:themeColor="text1"/>
        </w:rPr>
        <w:t xml:space="preserve">o.fl. (2022). </w:t>
      </w:r>
      <w:r w:rsidR="007D251D">
        <w:rPr>
          <w:color w:val="000000" w:themeColor="text1"/>
        </w:rPr>
        <w:t>Líkanið fyrir forsjáraðila í p</w:t>
      </w:r>
      <w:r w:rsidRPr="00B936AC">
        <w:rPr>
          <w:color w:val="000000" w:themeColor="text1"/>
        </w:rPr>
        <w:t>rófhlut</w:t>
      </w:r>
      <w:r w:rsidR="007D251D">
        <w:rPr>
          <w:color w:val="000000" w:themeColor="text1"/>
        </w:rPr>
        <w:t>a</w:t>
      </w:r>
      <w:r w:rsidRPr="00B936AC">
        <w:rPr>
          <w:color w:val="000000" w:themeColor="text1"/>
        </w:rPr>
        <w:t xml:space="preserve"> B </w:t>
      </w:r>
      <w:r w:rsidR="007D251D">
        <w:rPr>
          <w:color w:val="000000" w:themeColor="text1"/>
        </w:rPr>
        <w:t xml:space="preserve">reyndist gefa ásættanleg </w:t>
      </w:r>
      <w:r w:rsidRPr="00B936AC">
        <w:rPr>
          <w:color w:val="000000" w:themeColor="text1"/>
        </w:rPr>
        <w:t>mátgæði</w:t>
      </w:r>
      <w:r w:rsidR="007D251D">
        <w:rPr>
          <w:color w:val="000000" w:themeColor="text1"/>
        </w:rPr>
        <w:t>. Hinsvegar gekk það verr að fá nákvæmt líkan fyrir starfsfólk skóla, en starfsfólk skóla samanstendur af töluvert færri þátttakendum</w:t>
      </w:r>
      <w:r w:rsidRPr="00B936AC">
        <w:rPr>
          <w:color w:val="000000" w:themeColor="text1"/>
        </w:rPr>
        <w:t>.</w:t>
      </w:r>
      <w:r w:rsidR="007D251D">
        <w:rPr>
          <w:color w:val="000000" w:themeColor="text1"/>
        </w:rPr>
        <w:t xml:space="preserve"> Það gæti því værið nægjanlegt að fá fleiri þátttakendur á meðal starfsfólk skóla til þess að </w:t>
      </w:r>
      <w:r w:rsidR="00026822">
        <w:rPr>
          <w:color w:val="000000" w:themeColor="text1"/>
        </w:rPr>
        <w:t>fá haldbærari niðurstöður. Hinsvegar benda</w:t>
      </w:r>
      <w:r w:rsidRPr="00B936AC">
        <w:rPr>
          <w:color w:val="000000" w:themeColor="text1"/>
        </w:rPr>
        <w:t xml:space="preserve"> líkönin til þess að þátttakendur séu </w:t>
      </w:r>
      <w:r w:rsidR="00C57100" w:rsidRPr="00B936AC">
        <w:rPr>
          <w:color w:val="000000" w:themeColor="text1"/>
        </w:rPr>
        <w:t xml:space="preserve">líklegri til að vera </w:t>
      </w:r>
      <w:r w:rsidRPr="00B936AC">
        <w:rPr>
          <w:color w:val="000000" w:themeColor="text1"/>
        </w:rPr>
        <w:t>með jákvætt viðhorf gagnavart prófhluta B.</w:t>
      </w:r>
      <w:r w:rsidR="00C57100" w:rsidRPr="00B936AC">
        <w:rPr>
          <w:color w:val="000000" w:themeColor="text1"/>
        </w:rPr>
        <w:t xml:space="preserve"> Þetta má sjá á staðsetningu aðgreiningar- og þyngdarstuðla, en </w:t>
      </w:r>
      <w:del w:id="159" w:author="Aðalheiður Magnúsdóttir - HI" w:date="2023-03-22T10:21:00Z">
        <w:r w:rsidR="00C57100" w:rsidRPr="00B936AC" w:rsidDel="00C207F1">
          <w:rPr>
            <w:color w:val="000000" w:themeColor="text1"/>
          </w:rPr>
          <w:delText xml:space="preserve">þeir </w:delText>
        </w:r>
      </w:del>
      <w:commentRangeStart w:id="160"/>
      <w:ins w:id="161" w:author="Aðalheiður Magnúsdóttir - HI" w:date="2023-03-22T10:21:00Z">
        <w:r w:rsidR="00C207F1">
          <w:rPr>
            <w:color w:val="000000" w:themeColor="text1"/>
          </w:rPr>
          <w:t>þyngdarstuðlar</w:t>
        </w:r>
        <w:r w:rsidR="00C207F1" w:rsidRPr="00B936AC">
          <w:rPr>
            <w:color w:val="000000" w:themeColor="text1"/>
          </w:rPr>
          <w:t xml:space="preserve"> </w:t>
        </w:r>
        <w:commentRangeEnd w:id="160"/>
        <w:r w:rsidR="00C207F1">
          <w:rPr>
            <w:rStyle w:val="CommentReference"/>
          </w:rPr>
          <w:commentReference w:id="160"/>
        </w:r>
      </w:ins>
      <w:r w:rsidR="00C57100" w:rsidRPr="00B936AC">
        <w:rPr>
          <w:color w:val="000000" w:themeColor="text1"/>
        </w:rPr>
        <w:t xml:space="preserve">eru almennt </w:t>
      </w:r>
      <w:del w:id="162" w:author="Aðalheiður Magnúsdóttir - HI" w:date="2023-03-22T10:21:00Z">
        <w:r w:rsidR="00C57100" w:rsidRPr="00B936AC" w:rsidDel="00C207F1">
          <w:rPr>
            <w:color w:val="000000" w:themeColor="text1"/>
          </w:rPr>
          <w:delText xml:space="preserve">séð </w:delText>
        </w:r>
      </w:del>
      <w:r w:rsidR="00C57100" w:rsidRPr="00B936AC">
        <w:rPr>
          <w:color w:val="000000" w:themeColor="text1"/>
        </w:rPr>
        <w:t>neikvæðir sem bendir til þess að meirihluti þátttakenda séu líklegir til þess að vera með jákvætt viðhorf. Prófhluti C reyndist gefa bestu mátgæðin ásamt því að gefa mjög sk</w:t>
      </w:r>
      <w:r w:rsidR="009A19C3">
        <w:rPr>
          <w:color w:val="000000" w:themeColor="text1"/>
        </w:rPr>
        <w:t xml:space="preserve">ýr </w:t>
      </w:r>
      <w:r w:rsidR="00C57100" w:rsidRPr="00B936AC">
        <w:rPr>
          <w:color w:val="000000" w:themeColor="text1"/>
        </w:rPr>
        <w:t xml:space="preserve">hlutaskil </w:t>
      </w:r>
      <w:r w:rsidR="009A19C3">
        <w:rPr>
          <w:color w:val="000000" w:themeColor="text1"/>
        </w:rPr>
        <w:t xml:space="preserve">í </w:t>
      </w:r>
      <w:r w:rsidR="00C57100" w:rsidRPr="00B936AC">
        <w:rPr>
          <w:color w:val="000000" w:themeColor="text1"/>
        </w:rPr>
        <w:t>aðgreiningar- og þyngdarstuðl</w:t>
      </w:r>
      <w:r w:rsidR="009A19C3">
        <w:rPr>
          <w:color w:val="000000" w:themeColor="text1"/>
        </w:rPr>
        <w:t>um</w:t>
      </w:r>
      <w:r w:rsidR="00C57100" w:rsidRPr="00B936AC">
        <w:rPr>
          <w:color w:val="000000" w:themeColor="text1"/>
        </w:rPr>
        <w:t xml:space="preserve">. Hinsvegar þá </w:t>
      </w:r>
      <w:r w:rsidR="00E147F4">
        <w:rPr>
          <w:color w:val="000000" w:themeColor="text1"/>
        </w:rPr>
        <w:t>er</w:t>
      </w:r>
      <w:r w:rsidR="00C57100" w:rsidRPr="00B936AC">
        <w:rPr>
          <w:color w:val="000000" w:themeColor="text1"/>
        </w:rPr>
        <w:t xml:space="preserve"> yfirgnæfandi meirihluti </w:t>
      </w:r>
      <w:r w:rsidR="00E147F4">
        <w:rPr>
          <w:color w:val="000000" w:themeColor="text1"/>
        </w:rPr>
        <w:t xml:space="preserve">að lenda </w:t>
      </w:r>
      <w:r w:rsidR="00C57100" w:rsidRPr="00B936AC">
        <w:rPr>
          <w:color w:val="000000" w:themeColor="text1"/>
        </w:rPr>
        <w:t>langt fyrir ofan 0</w:t>
      </w:r>
      <w:r w:rsidR="00E147F4">
        <w:rPr>
          <w:color w:val="000000" w:themeColor="text1"/>
        </w:rPr>
        <w:t xml:space="preserve"> sem bendir til þess að þátttakendur séu mjög líklegir til þess að vera með jákvætt viðhorf gagnvart prófhluta C. </w:t>
      </w:r>
      <w:r w:rsidR="00401F48">
        <w:rPr>
          <w:color w:val="000000" w:themeColor="text1"/>
        </w:rPr>
        <w:t>Þrátt fyrir það að markmið þessarar greiningu sé að g</w:t>
      </w:r>
      <w:ins w:id="163" w:author="Aðalheiður Magnúsdóttir - HI" w:date="2023-03-22T10:21:00Z">
        <w:r w:rsidR="00C207F1">
          <w:rPr>
            <w:color w:val="000000" w:themeColor="text1"/>
          </w:rPr>
          <w:t>reina</w:t>
        </w:r>
      </w:ins>
      <w:r w:rsidR="00401F48">
        <w:rPr>
          <w:color w:val="000000" w:themeColor="text1"/>
        </w:rPr>
        <w:t xml:space="preserve"> á milli jákvæðs og neikvæðs viðhorfs þá</w:t>
      </w:r>
      <w:r w:rsidR="00B936AC" w:rsidRPr="00B936AC">
        <w:rPr>
          <w:color w:val="000000" w:themeColor="text1"/>
        </w:rPr>
        <w:t xml:space="preserve"> </w:t>
      </w:r>
      <w:r w:rsidR="00C57100" w:rsidRPr="00B936AC">
        <w:rPr>
          <w:color w:val="000000" w:themeColor="text1"/>
        </w:rPr>
        <w:t xml:space="preserve">gæti </w:t>
      </w:r>
      <w:r w:rsidR="00401F48">
        <w:rPr>
          <w:color w:val="000000" w:themeColor="text1"/>
        </w:rPr>
        <w:t>það</w:t>
      </w:r>
      <w:r w:rsidR="00C57100" w:rsidRPr="00B936AC">
        <w:rPr>
          <w:color w:val="000000" w:themeColor="text1"/>
        </w:rPr>
        <w:t xml:space="preserve"> verið nytsamlegt að gera ítarlegri greiningu með </w:t>
      </w:r>
      <w:r w:rsidR="00401F48">
        <w:rPr>
          <w:color w:val="000000" w:themeColor="text1"/>
        </w:rPr>
        <w:t xml:space="preserve">t.d. </w:t>
      </w:r>
      <w:r w:rsidR="00C57100" w:rsidRPr="00B936AC">
        <w:rPr>
          <w:color w:val="000000" w:themeColor="text1"/>
        </w:rPr>
        <w:t>fjölkosta líkani</w:t>
      </w:r>
      <w:r w:rsidR="00B936AC" w:rsidRPr="00B936AC">
        <w:rPr>
          <w:color w:val="000000" w:themeColor="text1"/>
        </w:rPr>
        <w:t xml:space="preserve"> á</w:t>
      </w:r>
      <w:r w:rsidR="00C57100" w:rsidRPr="00B936AC">
        <w:rPr>
          <w:color w:val="000000" w:themeColor="text1"/>
        </w:rPr>
        <w:t xml:space="preserve"> milli mis</w:t>
      </w:r>
      <w:del w:id="164" w:author="Aðalheiður Magnúsdóttir - HI" w:date="2023-03-22T10:21:00Z">
        <w:r w:rsidR="00C57100" w:rsidRPr="00B936AC" w:rsidDel="00C207F1">
          <w:rPr>
            <w:color w:val="000000" w:themeColor="text1"/>
          </w:rPr>
          <w:delText xml:space="preserve"> </w:delText>
        </w:r>
      </w:del>
      <w:r w:rsidR="00C57100" w:rsidRPr="00B936AC">
        <w:rPr>
          <w:color w:val="000000" w:themeColor="text1"/>
        </w:rPr>
        <w:t>jákvæðra viðhorfa</w:t>
      </w:r>
      <w:r w:rsidR="00401F48">
        <w:rPr>
          <w:color w:val="000000" w:themeColor="text1"/>
        </w:rPr>
        <w:t xml:space="preserve"> og athuga hvort það sé munur í svarmynstri þeirra sem eru með jákvætt viðhorf gegn þeim sem eru með mjög jákvætt viðhorf. </w:t>
      </w:r>
    </w:p>
    <w:p w14:paraId="37B3DB9E" w14:textId="09FD1C9C" w:rsidR="00F56AE2" w:rsidRPr="006D272F" w:rsidRDefault="00290746" w:rsidP="00026822">
      <w:pPr>
        <w:spacing w:line="240" w:lineRule="auto"/>
        <w:ind w:firstLine="0"/>
        <w:rPr>
          <w:color w:val="FF0000"/>
        </w:rPr>
      </w:pPr>
      <w:r>
        <w:rPr>
          <w:color w:val="FF0000"/>
        </w:rPr>
        <w:br w:type="page"/>
      </w:r>
    </w:p>
    <w:p w14:paraId="3C45681B" w14:textId="5629D2EB" w:rsidR="009D255B" w:rsidRPr="006D272F" w:rsidRDefault="00F56AE2" w:rsidP="00425437">
      <w:pPr>
        <w:pStyle w:val="Heading1"/>
      </w:pPr>
      <w:r w:rsidRPr="006D272F">
        <w:lastRenderedPageBreak/>
        <w:t>Heimildir</w:t>
      </w:r>
    </w:p>
    <w:p w14:paraId="1D8D56F1" w14:textId="40AB47F5" w:rsidR="005D0C7D" w:rsidRPr="006D272F" w:rsidRDefault="005D0C7D" w:rsidP="005D0C7D">
      <w:pPr>
        <w:pStyle w:val="Subtitle"/>
        <w:rPr>
          <w:rFonts w:cs="Times New Roman"/>
          <w:szCs w:val="24"/>
        </w:rPr>
      </w:pPr>
      <w:r w:rsidRPr="006D272F">
        <w:rPr>
          <w:rFonts w:cs="Times New Roman"/>
          <w:szCs w:val="24"/>
        </w:rPr>
        <w:t>Chalmers, R. P. (2012). mirt: A multidimensional item response theory package for the R environment. Journal of statistical Software, 48, 1-29.</w:t>
      </w:r>
    </w:p>
    <w:p w14:paraId="3BE2BCB7" w14:textId="21911E39" w:rsidR="00E90C03" w:rsidRPr="006D272F" w:rsidRDefault="00E90C03" w:rsidP="00E90C03">
      <w:pPr>
        <w:ind w:firstLine="0"/>
      </w:pPr>
      <w:r w:rsidRPr="006D272F">
        <w:t>de Ayla, R. J. (2022). The Theory and Practice of Item Response Theory. The Guilford Press.</w:t>
      </w:r>
    </w:p>
    <w:p w14:paraId="0CB8F2E2" w14:textId="1DC36B1C" w:rsidR="0042698C" w:rsidRPr="006D272F" w:rsidRDefault="0042698C" w:rsidP="0042698C">
      <w:pPr>
        <w:pStyle w:val="Subtitle"/>
        <w:rPr>
          <w:rFonts w:cs="Times New Roman"/>
          <w:szCs w:val="24"/>
        </w:rPr>
      </w:pPr>
      <w:r w:rsidRPr="006D272F">
        <w:rPr>
          <w:rFonts w:cs="Times New Roman"/>
          <w:szCs w:val="24"/>
        </w:rPr>
        <w:t xml:space="preserve">Morgunblaðið. (2006, 20. Júní). </w:t>
      </w:r>
      <w:r w:rsidRPr="006D272F">
        <w:rPr>
          <w:rFonts w:cs="Times New Roman"/>
          <w:i/>
          <w:iCs/>
          <w:szCs w:val="24"/>
        </w:rPr>
        <w:t>Aðsókn í framhaldsskóla sífellt að aukast</w:t>
      </w:r>
      <w:r w:rsidRPr="006D272F">
        <w:rPr>
          <w:rFonts w:cs="Times New Roman"/>
          <w:szCs w:val="24"/>
        </w:rPr>
        <w:t xml:space="preserve">. MBL.is. </w:t>
      </w:r>
    </w:p>
    <w:p w14:paraId="78EFDCB6" w14:textId="416FF8EF" w:rsidR="0042698C" w:rsidRPr="006D272F" w:rsidRDefault="0042698C" w:rsidP="0042698C">
      <w:r w:rsidRPr="006D272F">
        <w:t>https://www.mbl.is/greinasafn/grein/1088872/</w:t>
      </w:r>
    </w:p>
    <w:p w14:paraId="03C40A7E" w14:textId="401158DD" w:rsidR="0042698C" w:rsidRPr="006D272F" w:rsidRDefault="0042698C" w:rsidP="0042698C">
      <w:pPr>
        <w:pStyle w:val="Subtitle"/>
        <w:rPr>
          <w:rFonts w:cs="Times New Roman"/>
          <w:szCs w:val="24"/>
        </w:rPr>
      </w:pPr>
      <w:r w:rsidRPr="006D272F">
        <w:rPr>
          <w:rFonts w:cs="Times New Roman"/>
          <w:szCs w:val="24"/>
        </w:rPr>
        <w:t xml:space="preserve">Morgunblaðið. (2008, 24. Júní). </w:t>
      </w:r>
      <w:r w:rsidRPr="006D272F">
        <w:rPr>
          <w:rFonts w:cs="Times New Roman"/>
          <w:i/>
          <w:iCs/>
          <w:szCs w:val="24"/>
        </w:rPr>
        <w:t>Aukin aðsókn í framhaldsskóla</w:t>
      </w:r>
      <w:r w:rsidRPr="006D272F">
        <w:rPr>
          <w:rFonts w:cs="Times New Roman"/>
          <w:szCs w:val="24"/>
        </w:rPr>
        <w:t>. MBL.is. https://www.mbl.is/greinasafn/grein/1224346/</w:t>
      </w:r>
    </w:p>
    <w:p w14:paraId="3332CF6C" w14:textId="464B5AE2" w:rsidR="00F56AE2" w:rsidRPr="006D272F" w:rsidRDefault="00F56AE2" w:rsidP="00F56AE2">
      <w:pPr>
        <w:pStyle w:val="Subtitle"/>
        <w:rPr>
          <w:rFonts w:cs="Times New Roman"/>
          <w:szCs w:val="24"/>
        </w:rPr>
      </w:pPr>
      <w:r w:rsidRPr="006D272F">
        <w:rPr>
          <w:rFonts w:cs="Times New Roman"/>
          <w:szCs w:val="24"/>
        </w:rPr>
        <w:t xml:space="preserve">R Core Team (2022). R: A language and environment for statistical computing. R Foundation for Statistical Computing, Vienna, Austria. https://www.R-project.org/ </w:t>
      </w:r>
    </w:p>
    <w:p w14:paraId="6EE3C614" w14:textId="66DF0C73" w:rsidR="00F56AE2" w:rsidRPr="006D272F" w:rsidRDefault="00F56AE2" w:rsidP="00F56AE2">
      <w:pPr>
        <w:pStyle w:val="Subtitle"/>
        <w:rPr>
          <w:rFonts w:cs="Times New Roman"/>
          <w:szCs w:val="24"/>
        </w:rPr>
      </w:pPr>
      <w:r w:rsidRPr="006D272F">
        <w:rPr>
          <w:rFonts w:cs="Times New Roman"/>
          <w:szCs w:val="24"/>
        </w:rPr>
        <w:t>Revelle, W., og  Revelle, M. W. (2015). Package ‘psych’. The comprehensive R archive network, 337, 338.</w:t>
      </w:r>
    </w:p>
    <w:p w14:paraId="15ED86C0" w14:textId="238A1E85" w:rsidR="00CF7C1A" w:rsidRPr="006D272F" w:rsidRDefault="00CF7C1A" w:rsidP="00CF7C1A">
      <w:pPr>
        <w:pStyle w:val="Subtitle"/>
        <w:rPr>
          <w:rFonts w:cs="Times New Roman"/>
          <w:szCs w:val="24"/>
        </w:rPr>
      </w:pPr>
      <w:r w:rsidRPr="006D272F">
        <w:rPr>
          <w:rFonts w:cs="Times New Roman"/>
          <w:szCs w:val="24"/>
        </w:rPr>
        <w:t>Sarkar, D., og Sarkar, M. D. (2007). The lattice package. Trellis Graphics for R.</w:t>
      </w:r>
    </w:p>
    <w:p w14:paraId="0C51B8C9" w14:textId="7CCB17B0" w:rsidR="00CF7C1A" w:rsidRPr="006D272F" w:rsidRDefault="00CF7C1A" w:rsidP="00CF7C1A">
      <w:pPr>
        <w:pStyle w:val="Subtitle"/>
        <w:rPr>
          <w:rFonts w:cs="Times New Roman"/>
          <w:szCs w:val="24"/>
        </w:rPr>
      </w:pPr>
      <w:r w:rsidRPr="006D272F">
        <w:rPr>
          <w:rFonts w:cs="Times New Roman"/>
          <w:szCs w:val="24"/>
        </w:rPr>
        <w:t>Sarkar, D., og Sarkar, M. D. (2016). Package ‘latticeExtra’.</w:t>
      </w:r>
    </w:p>
    <w:p w14:paraId="545B934E" w14:textId="4D15FE30" w:rsidR="00131B79" w:rsidRPr="006D272F" w:rsidRDefault="00131B79" w:rsidP="00131B79">
      <w:pPr>
        <w:pStyle w:val="Subtitle"/>
        <w:rPr>
          <w:rFonts w:cs="Times New Roman"/>
          <w:szCs w:val="24"/>
        </w:rPr>
      </w:pPr>
      <w:r w:rsidRPr="006D272F">
        <w:rPr>
          <w:rFonts w:cs="Times New Roman"/>
          <w:szCs w:val="24"/>
        </w:rPr>
        <w:t xml:space="preserve">Sigurgrímur Skúlason, Auðun Valborgarson, Guðrún Birna Einarsdóttir, Nói Kristinsson, Guðbjörg Rut Þórisdóttir og Katrín Ósk Þráinsdóttir. (2020). </w:t>
      </w:r>
      <w:r w:rsidRPr="006D272F">
        <w:rPr>
          <w:rFonts w:cs="Times New Roman"/>
          <w:i/>
          <w:iCs/>
          <w:szCs w:val="24"/>
        </w:rPr>
        <w:t>Matsferill: Niðurstöður samráðs við skólasamfélagið</w:t>
      </w:r>
      <w:r w:rsidRPr="006D272F">
        <w:rPr>
          <w:rFonts w:cs="Times New Roman"/>
          <w:szCs w:val="24"/>
        </w:rPr>
        <w:t xml:space="preserve">. Kópavogur: Menntamálastofnun </w:t>
      </w:r>
    </w:p>
    <w:p w14:paraId="5FC56308" w14:textId="52EBD0B5" w:rsidR="0042698C" w:rsidRPr="006D272F" w:rsidRDefault="0042698C" w:rsidP="0042698C">
      <w:pPr>
        <w:pStyle w:val="Subtitle"/>
        <w:rPr>
          <w:rFonts w:cs="Times New Roman"/>
          <w:szCs w:val="24"/>
        </w:rPr>
      </w:pPr>
      <w:r w:rsidRPr="006D272F">
        <w:rPr>
          <w:rFonts w:cs="Times New Roman"/>
          <w:szCs w:val="24"/>
        </w:rPr>
        <w:t>Snorri Máson. (2022, 8. ágúst). Margfalt fleirum hafnað um nám í starfsnámi. Vísir. https://www.visir.is/g/20222295015d/margfalt-fleirum-hafnad-um-nam-i-starfsnami</w:t>
      </w:r>
    </w:p>
    <w:p w14:paraId="29BD0AFF" w14:textId="5D361704" w:rsidR="00131B79" w:rsidRPr="006D272F" w:rsidRDefault="00131B79" w:rsidP="00131B79">
      <w:pPr>
        <w:pStyle w:val="Subtitle"/>
        <w:rPr>
          <w:rFonts w:cs="Times New Roman"/>
          <w:szCs w:val="24"/>
        </w:rPr>
      </w:pPr>
      <w:r w:rsidRPr="006D272F">
        <w:rPr>
          <w:rFonts w:cs="Times New Roman"/>
          <w:szCs w:val="24"/>
        </w:rPr>
        <w:t xml:space="preserve">Svanhildur Kr. Sverrisdóttir, Margrét Harðardóttir, Þórður Kristjánsson, Helgi Arnarson, Bryn- hildur Sigurðardóttir, Hjördís Albertsdóttir, Þorvar Hafsteinsson, Eðvald Einar Stefánsson og Sverrir Óskarsson. (2020). </w:t>
      </w:r>
      <w:r w:rsidRPr="006D272F">
        <w:rPr>
          <w:rFonts w:cs="Times New Roman"/>
          <w:i/>
          <w:iCs/>
          <w:szCs w:val="24"/>
        </w:rPr>
        <w:t xml:space="preserve">Framtíðarstefna um samræmt námsmat: </w:t>
      </w:r>
      <w:r w:rsidRPr="006D272F">
        <w:rPr>
          <w:rFonts w:cs="Times New Roman"/>
          <w:i/>
          <w:iCs/>
          <w:szCs w:val="24"/>
        </w:rPr>
        <w:lastRenderedPageBreak/>
        <w:t>Tillögur starfshóps um markmið, hlutverk, framkvæmd og fyrirkomulag samræmdra könnunarprófa</w:t>
      </w:r>
      <w:r w:rsidRPr="006D272F">
        <w:rPr>
          <w:rFonts w:cs="Times New Roman"/>
          <w:szCs w:val="24"/>
        </w:rPr>
        <w:t xml:space="preserve">. Reykjavík: Mennta- og menningarmálaráðuneytið. </w:t>
      </w:r>
    </w:p>
    <w:p w14:paraId="278D204C" w14:textId="3BB28A0B" w:rsidR="00807005" w:rsidRPr="006D272F" w:rsidRDefault="00312197" w:rsidP="0042698C">
      <w:pPr>
        <w:pStyle w:val="Subtitle"/>
        <w:rPr>
          <w:rFonts w:cs="Times New Roman"/>
          <w:szCs w:val="24"/>
        </w:rPr>
      </w:pPr>
      <w:r w:rsidRPr="006D272F">
        <w:rPr>
          <w:rFonts w:cs="Times New Roman"/>
          <w:szCs w:val="24"/>
        </w:rPr>
        <w:t xml:space="preserve">Sölvi Sveinsson. (2014, 26. September). </w:t>
      </w:r>
      <w:r w:rsidRPr="006D272F">
        <w:rPr>
          <w:rFonts w:cs="Times New Roman"/>
          <w:i/>
          <w:iCs/>
          <w:szCs w:val="24"/>
        </w:rPr>
        <w:t>Til hvers eru samræmd próf</w:t>
      </w:r>
      <w:r w:rsidRPr="006D272F">
        <w:rPr>
          <w:rFonts w:cs="Times New Roman"/>
          <w:szCs w:val="24"/>
        </w:rPr>
        <w:t>. MBL.is. https://www.mbl.is/greinasafn/grein/1525080/</w:t>
      </w:r>
    </w:p>
    <w:p w14:paraId="25F64639" w14:textId="77777777" w:rsidR="0042698C" w:rsidRPr="006D272F" w:rsidRDefault="0042698C" w:rsidP="0042698C">
      <w:pPr>
        <w:pStyle w:val="Subtitle"/>
        <w:rPr>
          <w:rFonts w:cs="Times New Roman"/>
          <w:szCs w:val="24"/>
        </w:rPr>
      </w:pPr>
      <w:r w:rsidRPr="006D272F">
        <w:rPr>
          <w:rFonts w:cs="Times New Roman"/>
          <w:szCs w:val="24"/>
        </w:rPr>
        <w:t xml:space="preserve">Wickham, H., Averick, M., Bryan, J., Chang, W., McGowan, L. D. A., François, R., ... og Yutani, H. (2019). Welcome to the Tidyverse. </w:t>
      </w:r>
      <w:r w:rsidRPr="006D272F">
        <w:rPr>
          <w:rFonts w:cs="Times New Roman"/>
          <w:i/>
          <w:iCs/>
          <w:szCs w:val="24"/>
        </w:rPr>
        <w:t>Journal of open source software</w:t>
      </w:r>
      <w:r w:rsidRPr="006D272F">
        <w:rPr>
          <w:rFonts w:cs="Times New Roman"/>
          <w:szCs w:val="24"/>
        </w:rPr>
        <w:t xml:space="preserve">, </w:t>
      </w:r>
      <w:r w:rsidRPr="006D272F">
        <w:rPr>
          <w:rFonts w:cs="Times New Roman"/>
          <w:i/>
          <w:iCs/>
          <w:szCs w:val="24"/>
        </w:rPr>
        <w:t>4</w:t>
      </w:r>
      <w:r w:rsidRPr="006D272F">
        <w:rPr>
          <w:rFonts w:cs="Times New Roman"/>
          <w:szCs w:val="24"/>
        </w:rPr>
        <w:t>(43), 1686.</w:t>
      </w:r>
    </w:p>
    <w:p w14:paraId="36F9D887" w14:textId="73F0BD7D" w:rsidR="00C63C23" w:rsidRPr="006D272F" w:rsidRDefault="00C63C23" w:rsidP="00C63C23">
      <w:pPr>
        <w:pStyle w:val="Subtitle"/>
        <w:rPr>
          <w:rFonts w:cs="Times New Roman"/>
          <w:szCs w:val="24"/>
        </w:rPr>
      </w:pPr>
    </w:p>
    <w:p w14:paraId="3537C630" w14:textId="76F1D134" w:rsidR="00913387" w:rsidRPr="006D272F" w:rsidRDefault="00913387">
      <w:pPr>
        <w:spacing w:line="240" w:lineRule="auto"/>
        <w:ind w:firstLine="0"/>
      </w:pPr>
      <w:r w:rsidRPr="006D272F">
        <w:br w:type="page"/>
      </w:r>
    </w:p>
    <w:p w14:paraId="79C633B8" w14:textId="497531EF" w:rsidR="00D6109F" w:rsidRPr="006D272F" w:rsidRDefault="00425437" w:rsidP="00D6109F">
      <w:pPr>
        <w:pStyle w:val="Heading1"/>
        <w:numPr>
          <w:ilvl w:val="0"/>
          <w:numId w:val="1"/>
        </w:numPr>
        <w:rPr>
          <w:color w:val="000000" w:themeColor="text1"/>
        </w:rPr>
      </w:pPr>
      <w:r w:rsidRPr="006D272F">
        <w:lastRenderedPageBreak/>
        <w:t xml:space="preserve">Viðauki </w:t>
      </w:r>
      <w:r w:rsidR="00D6109F" w:rsidRPr="006D272F">
        <w:t>–</w:t>
      </w:r>
      <w:r w:rsidRPr="006D272F">
        <w:t xml:space="preserve"> </w:t>
      </w:r>
      <w:r w:rsidR="00D6109F" w:rsidRPr="006D272F">
        <w:rPr>
          <w:color w:val="000000" w:themeColor="text1"/>
        </w:rPr>
        <w:t>Prófhlutar A, B og C</w:t>
      </w:r>
    </w:p>
    <w:tbl>
      <w:tblPr>
        <w:tblW w:w="5000" w:type="pct"/>
        <w:tblBorders>
          <w:bottom w:val="single" w:sz="4" w:space="0" w:color="auto"/>
        </w:tblBorders>
        <w:tblLayout w:type="fixed"/>
        <w:tblLook w:val="04A0" w:firstRow="1" w:lastRow="0" w:firstColumn="1" w:lastColumn="0" w:noHBand="0" w:noVBand="1"/>
      </w:tblPr>
      <w:tblGrid>
        <w:gridCol w:w="850"/>
        <w:gridCol w:w="8176"/>
      </w:tblGrid>
      <w:tr w:rsidR="00D6109F" w:rsidRPr="006D272F" w14:paraId="7D7F1030" w14:textId="77777777" w:rsidTr="00D6109F">
        <w:trPr>
          <w:trHeight w:val="320"/>
        </w:trPr>
        <w:tc>
          <w:tcPr>
            <w:tcW w:w="5000" w:type="pct"/>
            <w:gridSpan w:val="2"/>
            <w:tcBorders>
              <w:bottom w:val="nil"/>
            </w:tcBorders>
            <w:shd w:val="clear" w:color="auto" w:fill="auto"/>
            <w:noWrap/>
            <w:vAlign w:val="center"/>
            <w:hideMark/>
          </w:tcPr>
          <w:p w14:paraId="44C61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b/>
                <w:bCs/>
                <w:color w:val="000000"/>
                <w:lang w:eastAsia="en-GB"/>
              </w:rPr>
              <w:t>Prófhluti A:</w:t>
            </w:r>
            <w:r w:rsidRPr="006D272F">
              <w:rPr>
                <w:rFonts w:eastAsia="Times New Roman"/>
                <w:color w:val="000000"/>
                <w:lang w:eastAsia="en-GB"/>
              </w:rPr>
              <w:t xml:space="preserve"> Spurningar um mikilvægi upplýsinga og um framkvæmd mats í skólum</w:t>
            </w:r>
          </w:p>
        </w:tc>
      </w:tr>
      <w:tr w:rsidR="00D6109F" w:rsidRPr="006D272F" w14:paraId="36A875AC" w14:textId="77777777" w:rsidTr="00D6109F">
        <w:trPr>
          <w:trHeight w:val="320"/>
        </w:trPr>
        <w:tc>
          <w:tcPr>
            <w:tcW w:w="5000" w:type="pct"/>
            <w:gridSpan w:val="2"/>
            <w:tcBorders>
              <w:bottom w:val="single" w:sz="4" w:space="0" w:color="auto"/>
            </w:tcBorders>
            <w:shd w:val="clear" w:color="auto" w:fill="auto"/>
            <w:noWrap/>
            <w:vAlign w:val="center"/>
            <w:hideMark/>
          </w:tcPr>
          <w:p w14:paraId="0E9CF6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Merktu við hversu ósammála eða sammála þú ert hverri staðhæfingu:</w:t>
            </w:r>
          </w:p>
        </w:tc>
      </w:tr>
      <w:tr w:rsidR="00D6109F" w:rsidRPr="006D272F" w14:paraId="4BA6E817" w14:textId="77777777" w:rsidTr="00D6109F">
        <w:trPr>
          <w:trHeight w:val="320"/>
        </w:trPr>
        <w:tc>
          <w:tcPr>
            <w:tcW w:w="471" w:type="pct"/>
            <w:tcBorders>
              <w:top w:val="single" w:sz="4" w:space="0" w:color="auto"/>
            </w:tcBorders>
            <w:shd w:val="clear" w:color="auto" w:fill="auto"/>
            <w:noWrap/>
            <w:vAlign w:val="center"/>
            <w:hideMark/>
          </w:tcPr>
          <w:p w14:paraId="77B708A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w:t>
            </w:r>
          </w:p>
        </w:tc>
        <w:tc>
          <w:tcPr>
            <w:tcW w:w="4529" w:type="pct"/>
            <w:tcBorders>
              <w:top w:val="single" w:sz="4" w:space="0" w:color="auto"/>
            </w:tcBorders>
            <w:shd w:val="clear" w:color="auto" w:fill="auto"/>
            <w:noWrap/>
            <w:vAlign w:val="center"/>
            <w:hideMark/>
          </w:tcPr>
          <w:p w14:paraId="43D4895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tel mikilvægt að utanaðkomandi aðili met námsárangur nemenda til viðbótar við námsmat skólans</w:t>
            </w:r>
          </w:p>
        </w:tc>
      </w:tr>
      <w:tr w:rsidR="00D6109F" w:rsidRPr="006D272F" w14:paraId="5FA916D4" w14:textId="77777777" w:rsidTr="00D6109F">
        <w:trPr>
          <w:trHeight w:val="320"/>
        </w:trPr>
        <w:tc>
          <w:tcPr>
            <w:tcW w:w="471" w:type="pct"/>
            <w:shd w:val="clear" w:color="auto" w:fill="auto"/>
            <w:noWrap/>
            <w:vAlign w:val="center"/>
            <w:hideMark/>
          </w:tcPr>
          <w:p w14:paraId="5D22876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A2</w:t>
            </w:r>
          </w:p>
        </w:tc>
        <w:tc>
          <w:tcPr>
            <w:tcW w:w="4529" w:type="pct"/>
            <w:shd w:val="clear" w:color="auto" w:fill="auto"/>
            <w:noWrap/>
            <w:vAlign w:val="center"/>
            <w:hideMark/>
          </w:tcPr>
          <w:p w14:paraId="10B089F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að skólar ættu einir að sjá um mat á námsárangri nemenda sinna</w:t>
            </w:r>
          </w:p>
        </w:tc>
      </w:tr>
      <w:tr w:rsidR="00D6109F" w:rsidRPr="006D272F" w14:paraId="0AE12E4C" w14:textId="77777777" w:rsidTr="00D6109F">
        <w:trPr>
          <w:trHeight w:val="320"/>
        </w:trPr>
        <w:tc>
          <w:tcPr>
            <w:tcW w:w="471" w:type="pct"/>
            <w:shd w:val="clear" w:color="auto" w:fill="auto"/>
            <w:noWrap/>
            <w:vAlign w:val="center"/>
            <w:hideMark/>
          </w:tcPr>
          <w:p w14:paraId="74DD9DE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A3</w:t>
            </w:r>
          </w:p>
        </w:tc>
        <w:tc>
          <w:tcPr>
            <w:tcW w:w="4529" w:type="pct"/>
            <w:shd w:val="clear" w:color="auto" w:fill="auto"/>
            <w:noWrap/>
            <w:vAlign w:val="center"/>
            <w:hideMark/>
          </w:tcPr>
          <w:p w14:paraId="74FF8D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hlutur námsmats í skólastarfi of mikill</w:t>
            </w:r>
          </w:p>
        </w:tc>
      </w:tr>
      <w:tr w:rsidR="00D6109F" w:rsidRPr="006D272F" w14:paraId="696F127B" w14:textId="77777777" w:rsidTr="00D6109F">
        <w:trPr>
          <w:trHeight w:val="320"/>
        </w:trPr>
        <w:tc>
          <w:tcPr>
            <w:tcW w:w="471" w:type="pct"/>
            <w:shd w:val="clear" w:color="auto" w:fill="auto"/>
            <w:noWrap/>
            <w:vAlign w:val="center"/>
            <w:hideMark/>
          </w:tcPr>
          <w:p w14:paraId="7BB9C6C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A4</w:t>
            </w:r>
          </w:p>
        </w:tc>
        <w:tc>
          <w:tcPr>
            <w:tcW w:w="4529" w:type="pct"/>
            <w:shd w:val="clear" w:color="auto" w:fill="auto"/>
            <w:noWrap/>
            <w:vAlign w:val="center"/>
            <w:hideMark/>
          </w:tcPr>
          <w:p w14:paraId="210C218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námsmat nauðsynlegur hluti skólastarfs</w:t>
            </w:r>
          </w:p>
        </w:tc>
      </w:tr>
      <w:tr w:rsidR="00D6109F" w:rsidRPr="006D272F" w14:paraId="1AF9A6A4" w14:textId="77777777" w:rsidTr="00D6109F">
        <w:trPr>
          <w:trHeight w:val="320"/>
        </w:trPr>
        <w:tc>
          <w:tcPr>
            <w:tcW w:w="471" w:type="pct"/>
            <w:shd w:val="clear" w:color="auto" w:fill="auto"/>
            <w:noWrap/>
            <w:vAlign w:val="center"/>
            <w:hideMark/>
          </w:tcPr>
          <w:p w14:paraId="6524DBB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A5</w:t>
            </w:r>
          </w:p>
        </w:tc>
        <w:tc>
          <w:tcPr>
            <w:tcW w:w="4529" w:type="pct"/>
            <w:shd w:val="clear" w:color="auto" w:fill="auto"/>
            <w:noWrap/>
            <w:vAlign w:val="center"/>
            <w:hideMark/>
          </w:tcPr>
          <w:p w14:paraId="520EC07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framhaldsskólar sem það kjósa geti notað eigin próf við inntöku nýnema.</w:t>
            </w:r>
          </w:p>
        </w:tc>
      </w:tr>
      <w:tr w:rsidR="00D6109F" w:rsidRPr="006D272F" w14:paraId="714368B3" w14:textId="77777777" w:rsidTr="00D6109F">
        <w:trPr>
          <w:trHeight w:val="320"/>
        </w:trPr>
        <w:tc>
          <w:tcPr>
            <w:tcW w:w="471" w:type="pct"/>
            <w:shd w:val="clear" w:color="auto" w:fill="auto"/>
            <w:noWrap/>
            <w:vAlign w:val="center"/>
            <w:hideMark/>
          </w:tcPr>
          <w:p w14:paraId="767A912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A6</w:t>
            </w:r>
          </w:p>
        </w:tc>
        <w:tc>
          <w:tcPr>
            <w:tcW w:w="4529" w:type="pct"/>
            <w:shd w:val="clear" w:color="auto" w:fill="auto"/>
            <w:noWrap/>
            <w:vAlign w:val="center"/>
            <w:hideMark/>
          </w:tcPr>
          <w:p w14:paraId="571F927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kennarar í öllum skólum landsins hafi aðgang að sömu prófum og matstækjum.</w:t>
            </w:r>
          </w:p>
        </w:tc>
      </w:tr>
      <w:tr w:rsidR="00D6109F" w:rsidRPr="006D272F" w14:paraId="41AB03FA" w14:textId="77777777" w:rsidTr="00D6109F">
        <w:trPr>
          <w:trHeight w:val="320"/>
        </w:trPr>
        <w:tc>
          <w:tcPr>
            <w:tcW w:w="471" w:type="pct"/>
            <w:shd w:val="clear" w:color="auto" w:fill="auto"/>
            <w:noWrap/>
            <w:vAlign w:val="center"/>
            <w:hideMark/>
          </w:tcPr>
          <w:p w14:paraId="42148A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A7</w:t>
            </w:r>
          </w:p>
        </w:tc>
        <w:tc>
          <w:tcPr>
            <w:tcW w:w="4529" w:type="pct"/>
            <w:shd w:val="clear" w:color="auto" w:fill="auto"/>
            <w:noWrap/>
            <w:vAlign w:val="center"/>
            <w:hideMark/>
          </w:tcPr>
          <w:p w14:paraId="2901B5D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einstakra skóla</w:t>
            </w:r>
          </w:p>
        </w:tc>
      </w:tr>
      <w:tr w:rsidR="00D6109F" w:rsidRPr="006D272F" w14:paraId="7350D3C9" w14:textId="77777777" w:rsidTr="00D6109F">
        <w:trPr>
          <w:trHeight w:val="320"/>
        </w:trPr>
        <w:tc>
          <w:tcPr>
            <w:tcW w:w="471" w:type="pct"/>
            <w:shd w:val="clear" w:color="auto" w:fill="auto"/>
            <w:noWrap/>
            <w:vAlign w:val="center"/>
            <w:hideMark/>
          </w:tcPr>
          <w:p w14:paraId="58C4711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A8</w:t>
            </w:r>
          </w:p>
        </w:tc>
        <w:tc>
          <w:tcPr>
            <w:tcW w:w="4529" w:type="pct"/>
            <w:shd w:val="clear" w:color="auto" w:fill="auto"/>
            <w:noWrap/>
            <w:vAlign w:val="center"/>
            <w:hideMark/>
          </w:tcPr>
          <w:p w14:paraId="0333BFC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 í einstökum landshlutum eða sveitarfélögum</w:t>
            </w:r>
          </w:p>
        </w:tc>
      </w:tr>
      <w:tr w:rsidR="00D6109F" w:rsidRPr="006D272F" w14:paraId="4AF84EEA" w14:textId="77777777" w:rsidTr="00D6109F">
        <w:trPr>
          <w:trHeight w:val="320"/>
        </w:trPr>
        <w:tc>
          <w:tcPr>
            <w:tcW w:w="471" w:type="pct"/>
            <w:tcBorders>
              <w:bottom w:val="nil"/>
            </w:tcBorders>
            <w:shd w:val="clear" w:color="auto" w:fill="auto"/>
            <w:noWrap/>
            <w:vAlign w:val="center"/>
            <w:hideMark/>
          </w:tcPr>
          <w:p w14:paraId="7ED9C37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A9</w:t>
            </w:r>
          </w:p>
        </w:tc>
        <w:tc>
          <w:tcPr>
            <w:tcW w:w="4529" w:type="pct"/>
            <w:tcBorders>
              <w:bottom w:val="nil"/>
            </w:tcBorders>
            <w:shd w:val="clear" w:color="auto" w:fill="auto"/>
            <w:noWrap/>
            <w:vAlign w:val="center"/>
            <w:hideMark/>
          </w:tcPr>
          <w:p w14:paraId="032C063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Mikilvægt er að til séu upplýsingar um stöðu skólakerfisins almennt</w:t>
            </w:r>
          </w:p>
        </w:tc>
      </w:tr>
      <w:tr w:rsidR="00D6109F" w:rsidRPr="006D272F" w14:paraId="77C28E62" w14:textId="77777777" w:rsidTr="00D6109F">
        <w:trPr>
          <w:trHeight w:val="320"/>
        </w:trPr>
        <w:tc>
          <w:tcPr>
            <w:tcW w:w="471" w:type="pct"/>
            <w:tcBorders>
              <w:bottom w:val="single" w:sz="4" w:space="0" w:color="auto"/>
            </w:tcBorders>
            <w:shd w:val="clear" w:color="auto" w:fill="auto"/>
            <w:noWrap/>
            <w:vAlign w:val="center"/>
            <w:hideMark/>
          </w:tcPr>
          <w:p w14:paraId="32F85169"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A10*</w:t>
            </w:r>
          </w:p>
        </w:tc>
        <w:tc>
          <w:tcPr>
            <w:tcW w:w="4529" w:type="pct"/>
            <w:tcBorders>
              <w:bottom w:val="single" w:sz="4" w:space="0" w:color="auto"/>
            </w:tcBorders>
            <w:shd w:val="clear" w:color="auto" w:fill="auto"/>
            <w:noWrap/>
            <w:vAlign w:val="center"/>
            <w:hideMark/>
          </w:tcPr>
          <w:p w14:paraId="7B57F0E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Ég á auðvelt með að meta frammistöðu nemenda samkvæmt viðmiðum aðalnámskrár</w:t>
            </w:r>
          </w:p>
        </w:tc>
      </w:tr>
      <w:tr w:rsidR="00D6109F" w:rsidRPr="006D272F" w14:paraId="2C19899A"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7DDD412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B:</w:t>
            </w:r>
            <w:r w:rsidRPr="006D272F">
              <w:rPr>
                <w:rFonts w:eastAsia="Times New Roman"/>
                <w:color w:val="000000"/>
                <w:lang w:eastAsia="en-GB"/>
              </w:rPr>
              <w:t xml:space="preserve"> Spurningar um hlutverk námsmats</w:t>
            </w:r>
          </w:p>
        </w:tc>
      </w:tr>
      <w:tr w:rsidR="00D6109F" w:rsidRPr="006D272F" w14:paraId="7CA065CF" w14:textId="77777777" w:rsidTr="00D6109F">
        <w:trPr>
          <w:trHeight w:val="320"/>
        </w:trPr>
        <w:tc>
          <w:tcPr>
            <w:tcW w:w="5000" w:type="pct"/>
            <w:gridSpan w:val="2"/>
            <w:tcBorders>
              <w:bottom w:val="single" w:sz="4" w:space="0" w:color="auto"/>
            </w:tcBorders>
            <w:shd w:val="clear" w:color="auto" w:fill="auto"/>
            <w:noWrap/>
            <w:vAlign w:val="center"/>
            <w:hideMark/>
          </w:tcPr>
          <w:p w14:paraId="6AC0AC5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2B2FA9EF" w14:textId="77777777" w:rsidTr="00D6109F">
        <w:trPr>
          <w:trHeight w:val="320"/>
        </w:trPr>
        <w:tc>
          <w:tcPr>
            <w:tcW w:w="471" w:type="pct"/>
            <w:tcBorders>
              <w:top w:val="single" w:sz="4" w:space="0" w:color="auto"/>
            </w:tcBorders>
            <w:shd w:val="clear" w:color="auto" w:fill="auto"/>
            <w:noWrap/>
            <w:vAlign w:val="center"/>
            <w:hideMark/>
          </w:tcPr>
          <w:p w14:paraId="306EBF1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w:t>
            </w:r>
          </w:p>
        </w:tc>
        <w:tc>
          <w:tcPr>
            <w:tcW w:w="4529" w:type="pct"/>
            <w:tcBorders>
              <w:top w:val="single" w:sz="4" w:space="0" w:color="auto"/>
            </w:tcBorders>
            <w:shd w:val="clear" w:color="auto" w:fill="auto"/>
            <w:noWrap/>
            <w:vAlign w:val="center"/>
            <w:hideMark/>
          </w:tcPr>
          <w:p w14:paraId="23A5D02A"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daglegt líf og starf á fullorðinsárum</w:t>
            </w:r>
          </w:p>
        </w:tc>
      </w:tr>
      <w:tr w:rsidR="00D6109F" w:rsidRPr="006D272F" w14:paraId="77C79EE0" w14:textId="77777777" w:rsidTr="00D6109F">
        <w:trPr>
          <w:trHeight w:val="320"/>
        </w:trPr>
        <w:tc>
          <w:tcPr>
            <w:tcW w:w="471" w:type="pct"/>
            <w:shd w:val="clear" w:color="auto" w:fill="auto"/>
            <w:noWrap/>
            <w:vAlign w:val="center"/>
            <w:hideMark/>
          </w:tcPr>
          <w:p w14:paraId="5E97050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B2</w:t>
            </w:r>
          </w:p>
        </w:tc>
        <w:tc>
          <w:tcPr>
            <w:tcW w:w="4529" w:type="pct"/>
            <w:shd w:val="clear" w:color="auto" w:fill="auto"/>
            <w:noWrap/>
            <w:vAlign w:val="center"/>
            <w:hideMark/>
          </w:tcPr>
          <w:p w14:paraId="62A890C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í framhaldsskóla</w:t>
            </w:r>
          </w:p>
        </w:tc>
      </w:tr>
      <w:tr w:rsidR="00D6109F" w:rsidRPr="006D272F" w14:paraId="058EF06B" w14:textId="77777777" w:rsidTr="00D6109F">
        <w:trPr>
          <w:trHeight w:val="320"/>
        </w:trPr>
        <w:tc>
          <w:tcPr>
            <w:tcW w:w="471" w:type="pct"/>
            <w:shd w:val="clear" w:color="auto" w:fill="auto"/>
            <w:noWrap/>
            <w:vAlign w:val="center"/>
            <w:hideMark/>
          </w:tcPr>
          <w:p w14:paraId="4026DD2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B3</w:t>
            </w:r>
          </w:p>
        </w:tc>
        <w:tc>
          <w:tcPr>
            <w:tcW w:w="4529" w:type="pct"/>
            <w:shd w:val="clear" w:color="auto" w:fill="auto"/>
            <w:noWrap/>
            <w:vAlign w:val="center"/>
            <w:hideMark/>
          </w:tcPr>
          <w:p w14:paraId="2DFE083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á sérstökum stuðningi að halda</w:t>
            </w:r>
          </w:p>
        </w:tc>
      </w:tr>
      <w:tr w:rsidR="00D6109F" w:rsidRPr="006D272F" w14:paraId="721745C8" w14:textId="77777777" w:rsidTr="00D6109F">
        <w:trPr>
          <w:trHeight w:val="320"/>
        </w:trPr>
        <w:tc>
          <w:tcPr>
            <w:tcW w:w="471" w:type="pct"/>
            <w:shd w:val="clear" w:color="auto" w:fill="auto"/>
            <w:noWrap/>
            <w:vAlign w:val="center"/>
            <w:hideMark/>
          </w:tcPr>
          <w:p w14:paraId="57A9EDB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B4</w:t>
            </w:r>
          </w:p>
        </w:tc>
        <w:tc>
          <w:tcPr>
            <w:tcW w:w="4529" w:type="pct"/>
            <w:shd w:val="clear" w:color="auto" w:fill="auto"/>
            <w:noWrap/>
            <w:vAlign w:val="center"/>
            <w:hideMark/>
          </w:tcPr>
          <w:p w14:paraId="2D10A1A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Hvort nemendur þurfi fleiri áskoranir í námi</w:t>
            </w:r>
          </w:p>
        </w:tc>
      </w:tr>
      <w:tr w:rsidR="00D6109F" w:rsidRPr="006D272F" w14:paraId="23F19376" w14:textId="77777777" w:rsidTr="00D6109F">
        <w:trPr>
          <w:trHeight w:val="320"/>
        </w:trPr>
        <w:tc>
          <w:tcPr>
            <w:tcW w:w="471" w:type="pct"/>
            <w:shd w:val="clear" w:color="auto" w:fill="auto"/>
            <w:noWrap/>
            <w:vAlign w:val="center"/>
            <w:hideMark/>
          </w:tcPr>
          <w:p w14:paraId="01DD04F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B5</w:t>
            </w:r>
          </w:p>
        </w:tc>
        <w:tc>
          <w:tcPr>
            <w:tcW w:w="4529" w:type="pct"/>
            <w:shd w:val="clear" w:color="auto" w:fill="auto"/>
            <w:noWrap/>
            <w:vAlign w:val="center"/>
            <w:hideMark/>
          </w:tcPr>
          <w:p w14:paraId="1715372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milli skólaára</w:t>
            </w:r>
          </w:p>
        </w:tc>
      </w:tr>
      <w:tr w:rsidR="00D6109F" w:rsidRPr="006D272F" w14:paraId="637F53ED" w14:textId="77777777" w:rsidTr="00D6109F">
        <w:trPr>
          <w:trHeight w:val="320"/>
        </w:trPr>
        <w:tc>
          <w:tcPr>
            <w:tcW w:w="471" w:type="pct"/>
            <w:shd w:val="clear" w:color="auto" w:fill="auto"/>
            <w:noWrap/>
            <w:vAlign w:val="center"/>
            <w:hideMark/>
          </w:tcPr>
          <w:p w14:paraId="05B2DA81" w14:textId="004D9FBB"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B6</w:t>
            </w:r>
          </w:p>
        </w:tc>
        <w:tc>
          <w:tcPr>
            <w:tcW w:w="4529" w:type="pct"/>
            <w:shd w:val="clear" w:color="auto" w:fill="auto"/>
            <w:noWrap/>
            <w:vAlign w:val="center"/>
            <w:hideMark/>
          </w:tcPr>
          <w:p w14:paraId="3975490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Skilning nemenda á sjálfbærni</w:t>
            </w:r>
          </w:p>
        </w:tc>
      </w:tr>
      <w:tr w:rsidR="00D6109F" w:rsidRPr="006D272F" w14:paraId="6506D50C" w14:textId="77777777" w:rsidTr="00D6109F">
        <w:trPr>
          <w:trHeight w:val="320"/>
        </w:trPr>
        <w:tc>
          <w:tcPr>
            <w:tcW w:w="471" w:type="pct"/>
            <w:shd w:val="clear" w:color="auto" w:fill="auto"/>
            <w:noWrap/>
            <w:vAlign w:val="center"/>
            <w:hideMark/>
          </w:tcPr>
          <w:p w14:paraId="26C3A8C1"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B7</w:t>
            </w:r>
          </w:p>
        </w:tc>
        <w:tc>
          <w:tcPr>
            <w:tcW w:w="4529" w:type="pct"/>
            <w:shd w:val="clear" w:color="auto" w:fill="auto"/>
            <w:noWrap/>
            <w:vAlign w:val="center"/>
            <w:hideMark/>
          </w:tcPr>
          <w:p w14:paraId="3B2DBF0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Styrk- og veikleika nemenda við upphaf grunnskóla</w:t>
            </w:r>
          </w:p>
        </w:tc>
      </w:tr>
      <w:tr w:rsidR="00D6109F" w:rsidRPr="006D272F" w14:paraId="500F3478" w14:textId="77777777" w:rsidTr="00D6109F">
        <w:trPr>
          <w:trHeight w:val="320"/>
        </w:trPr>
        <w:tc>
          <w:tcPr>
            <w:tcW w:w="471" w:type="pct"/>
            <w:shd w:val="clear" w:color="auto" w:fill="auto"/>
            <w:noWrap/>
            <w:vAlign w:val="center"/>
            <w:hideMark/>
          </w:tcPr>
          <w:p w14:paraId="5228153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B8</w:t>
            </w:r>
          </w:p>
        </w:tc>
        <w:tc>
          <w:tcPr>
            <w:tcW w:w="4529" w:type="pct"/>
            <w:shd w:val="clear" w:color="auto" w:fill="auto"/>
            <w:noWrap/>
            <w:vAlign w:val="center"/>
            <w:hideMark/>
          </w:tcPr>
          <w:p w14:paraId="66C2890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einstökum námsgreinum</w:t>
            </w:r>
          </w:p>
        </w:tc>
      </w:tr>
      <w:tr w:rsidR="00D6109F" w:rsidRPr="006D272F" w14:paraId="0C10F2E1" w14:textId="77777777" w:rsidTr="00D6109F">
        <w:trPr>
          <w:trHeight w:val="320"/>
        </w:trPr>
        <w:tc>
          <w:tcPr>
            <w:tcW w:w="471" w:type="pct"/>
            <w:shd w:val="clear" w:color="auto" w:fill="auto"/>
            <w:noWrap/>
            <w:vAlign w:val="center"/>
            <w:hideMark/>
          </w:tcPr>
          <w:p w14:paraId="725CCD8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B9</w:t>
            </w:r>
          </w:p>
        </w:tc>
        <w:tc>
          <w:tcPr>
            <w:tcW w:w="4529" w:type="pct"/>
            <w:shd w:val="clear" w:color="auto" w:fill="auto"/>
            <w:noWrap/>
            <w:vAlign w:val="center"/>
            <w:hideMark/>
          </w:tcPr>
          <w:p w14:paraId="6D450656"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í því námsefni sem unnið er með í kennslu hverju sinni</w:t>
            </w:r>
          </w:p>
        </w:tc>
      </w:tr>
      <w:tr w:rsidR="00D6109F" w:rsidRPr="006D272F" w14:paraId="4DC039FD" w14:textId="77777777" w:rsidTr="00D6109F">
        <w:trPr>
          <w:trHeight w:val="320"/>
        </w:trPr>
        <w:tc>
          <w:tcPr>
            <w:tcW w:w="471" w:type="pct"/>
            <w:shd w:val="clear" w:color="auto" w:fill="auto"/>
            <w:noWrap/>
            <w:vAlign w:val="center"/>
            <w:hideMark/>
          </w:tcPr>
          <w:p w14:paraId="014248E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B10</w:t>
            </w:r>
          </w:p>
        </w:tc>
        <w:tc>
          <w:tcPr>
            <w:tcW w:w="4529" w:type="pct"/>
            <w:shd w:val="clear" w:color="auto" w:fill="auto"/>
            <w:noWrap/>
            <w:vAlign w:val="center"/>
            <w:hideMark/>
          </w:tcPr>
          <w:p w14:paraId="66F485D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miðað við jafnaldra</w:t>
            </w:r>
          </w:p>
        </w:tc>
      </w:tr>
      <w:tr w:rsidR="00D6109F" w:rsidRPr="006D272F" w14:paraId="274DA98A" w14:textId="77777777" w:rsidTr="00D6109F">
        <w:trPr>
          <w:trHeight w:val="320"/>
        </w:trPr>
        <w:tc>
          <w:tcPr>
            <w:tcW w:w="471" w:type="pct"/>
            <w:shd w:val="clear" w:color="auto" w:fill="auto"/>
            <w:noWrap/>
            <w:vAlign w:val="center"/>
            <w:hideMark/>
          </w:tcPr>
          <w:p w14:paraId="627D87E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B11</w:t>
            </w:r>
          </w:p>
        </w:tc>
        <w:tc>
          <w:tcPr>
            <w:tcW w:w="4529" w:type="pct"/>
            <w:shd w:val="clear" w:color="auto" w:fill="auto"/>
            <w:noWrap/>
            <w:vAlign w:val="center"/>
            <w:hideMark/>
          </w:tcPr>
          <w:p w14:paraId="04D2D54D"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út frá viðmiðum aðalnámskrár</w:t>
            </w:r>
          </w:p>
        </w:tc>
      </w:tr>
      <w:tr w:rsidR="00D6109F" w:rsidRPr="006D272F" w14:paraId="236289DC" w14:textId="77777777" w:rsidTr="00D6109F">
        <w:trPr>
          <w:trHeight w:val="320"/>
        </w:trPr>
        <w:tc>
          <w:tcPr>
            <w:tcW w:w="471" w:type="pct"/>
            <w:shd w:val="clear" w:color="auto" w:fill="auto"/>
            <w:noWrap/>
            <w:vAlign w:val="center"/>
            <w:hideMark/>
          </w:tcPr>
          <w:p w14:paraId="696DE04F"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B12</w:t>
            </w:r>
          </w:p>
        </w:tc>
        <w:tc>
          <w:tcPr>
            <w:tcW w:w="4529" w:type="pct"/>
            <w:shd w:val="clear" w:color="auto" w:fill="auto"/>
            <w:noWrap/>
            <w:vAlign w:val="center"/>
            <w:hideMark/>
          </w:tcPr>
          <w:p w14:paraId="374313FC"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Stöðu nemenda þegar kennari eða forsjáraðili telur þörf á</w:t>
            </w:r>
          </w:p>
        </w:tc>
      </w:tr>
      <w:tr w:rsidR="00D6109F" w:rsidRPr="006D272F" w14:paraId="30E30856" w14:textId="77777777" w:rsidTr="00D6109F">
        <w:trPr>
          <w:trHeight w:val="320"/>
        </w:trPr>
        <w:tc>
          <w:tcPr>
            <w:tcW w:w="471" w:type="pct"/>
            <w:tcBorders>
              <w:bottom w:val="nil"/>
            </w:tcBorders>
            <w:shd w:val="clear" w:color="auto" w:fill="auto"/>
            <w:noWrap/>
            <w:vAlign w:val="center"/>
            <w:hideMark/>
          </w:tcPr>
          <w:p w14:paraId="164F723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B13*</w:t>
            </w:r>
          </w:p>
        </w:tc>
        <w:tc>
          <w:tcPr>
            <w:tcW w:w="4529" w:type="pct"/>
            <w:tcBorders>
              <w:bottom w:val="nil"/>
            </w:tcBorders>
            <w:shd w:val="clear" w:color="auto" w:fill="auto"/>
            <w:noWrap/>
            <w:vAlign w:val="center"/>
            <w:hideMark/>
          </w:tcPr>
          <w:p w14:paraId="00DCC7A0"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Námsframvindu nemenda á sama skólaári.</w:t>
            </w:r>
          </w:p>
        </w:tc>
      </w:tr>
      <w:tr w:rsidR="00D6109F" w:rsidRPr="006D272F" w14:paraId="72156D56" w14:textId="77777777" w:rsidTr="00D6109F">
        <w:trPr>
          <w:trHeight w:val="320"/>
        </w:trPr>
        <w:tc>
          <w:tcPr>
            <w:tcW w:w="471" w:type="pct"/>
            <w:tcBorders>
              <w:bottom w:val="single" w:sz="4" w:space="0" w:color="auto"/>
            </w:tcBorders>
            <w:shd w:val="clear" w:color="auto" w:fill="auto"/>
            <w:noWrap/>
            <w:vAlign w:val="center"/>
            <w:hideMark/>
          </w:tcPr>
          <w:p w14:paraId="10C3A27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B14*</w:t>
            </w:r>
          </w:p>
        </w:tc>
        <w:tc>
          <w:tcPr>
            <w:tcW w:w="4529" w:type="pct"/>
            <w:tcBorders>
              <w:bottom w:val="single" w:sz="4" w:space="0" w:color="auto"/>
            </w:tcBorders>
            <w:shd w:val="clear" w:color="auto" w:fill="auto"/>
            <w:noWrap/>
            <w:vAlign w:val="center"/>
            <w:hideMark/>
          </w:tcPr>
          <w:p w14:paraId="3C3C585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Hve vel nemendur eru búnir undir nám á næsta stigi grunnskólans</w:t>
            </w:r>
          </w:p>
        </w:tc>
      </w:tr>
      <w:tr w:rsidR="00D6109F" w:rsidRPr="006D272F" w14:paraId="7EDCBD43" w14:textId="77777777" w:rsidTr="00D6109F">
        <w:trPr>
          <w:trHeight w:val="320"/>
        </w:trPr>
        <w:tc>
          <w:tcPr>
            <w:tcW w:w="5000" w:type="pct"/>
            <w:gridSpan w:val="2"/>
            <w:tcBorders>
              <w:top w:val="single" w:sz="4" w:space="0" w:color="auto"/>
              <w:bottom w:val="nil"/>
            </w:tcBorders>
            <w:shd w:val="clear" w:color="auto" w:fill="auto"/>
            <w:noWrap/>
            <w:vAlign w:val="center"/>
            <w:hideMark/>
          </w:tcPr>
          <w:p w14:paraId="3B106418" w14:textId="77777777" w:rsidR="00D6109F" w:rsidRPr="006D272F" w:rsidRDefault="00D6109F" w:rsidP="00D6109F">
            <w:pPr>
              <w:spacing w:before="240" w:line="276" w:lineRule="auto"/>
              <w:ind w:firstLine="0"/>
              <w:rPr>
                <w:rFonts w:eastAsia="Times New Roman"/>
                <w:color w:val="000000"/>
                <w:lang w:eastAsia="en-GB"/>
              </w:rPr>
            </w:pPr>
            <w:r w:rsidRPr="006D272F">
              <w:rPr>
                <w:rFonts w:eastAsia="Times New Roman"/>
                <w:b/>
                <w:bCs/>
                <w:color w:val="000000"/>
                <w:lang w:eastAsia="en-GB"/>
              </w:rPr>
              <w:t>Prófhluti C:</w:t>
            </w:r>
            <w:r w:rsidRPr="006D272F">
              <w:rPr>
                <w:rFonts w:eastAsia="Times New Roman"/>
                <w:color w:val="000000"/>
                <w:lang w:eastAsia="en-GB"/>
              </w:rPr>
              <w:t xml:space="preserve"> Spurningar um mat tengt lykilhæfni menntunar í aðalnámsskrá</w:t>
            </w:r>
          </w:p>
        </w:tc>
      </w:tr>
      <w:tr w:rsidR="00D6109F" w:rsidRPr="006D272F" w14:paraId="7559BBDB" w14:textId="77777777" w:rsidTr="00D6109F">
        <w:trPr>
          <w:trHeight w:val="320"/>
        </w:trPr>
        <w:tc>
          <w:tcPr>
            <w:tcW w:w="5000" w:type="pct"/>
            <w:gridSpan w:val="2"/>
            <w:tcBorders>
              <w:bottom w:val="single" w:sz="4" w:space="0" w:color="auto"/>
            </w:tcBorders>
            <w:shd w:val="clear" w:color="auto" w:fill="auto"/>
            <w:noWrap/>
            <w:vAlign w:val="center"/>
            <w:hideMark/>
          </w:tcPr>
          <w:p w14:paraId="7555BDA8"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Mér finnst mikilvægt að námsmat veiti upplýsingar um:</w:t>
            </w:r>
          </w:p>
        </w:tc>
      </w:tr>
      <w:tr w:rsidR="00D6109F" w:rsidRPr="006D272F" w14:paraId="191C4D2A" w14:textId="77777777" w:rsidTr="00D6109F">
        <w:trPr>
          <w:trHeight w:val="320"/>
        </w:trPr>
        <w:tc>
          <w:tcPr>
            <w:tcW w:w="471" w:type="pct"/>
            <w:tcBorders>
              <w:top w:val="single" w:sz="4" w:space="0" w:color="auto"/>
            </w:tcBorders>
            <w:shd w:val="clear" w:color="auto" w:fill="auto"/>
            <w:noWrap/>
            <w:vAlign w:val="center"/>
            <w:hideMark/>
          </w:tcPr>
          <w:p w14:paraId="0E88BB12"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C1</w:t>
            </w:r>
          </w:p>
        </w:tc>
        <w:tc>
          <w:tcPr>
            <w:tcW w:w="4529" w:type="pct"/>
            <w:tcBorders>
              <w:top w:val="single" w:sz="4" w:space="0" w:color="auto"/>
            </w:tcBorders>
            <w:shd w:val="clear" w:color="auto" w:fill="auto"/>
            <w:noWrap/>
            <w:vAlign w:val="center"/>
            <w:hideMark/>
          </w:tcPr>
          <w:p w14:paraId="2E7D546B"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Velferð nemenda í skóla</w:t>
            </w:r>
          </w:p>
        </w:tc>
      </w:tr>
      <w:tr w:rsidR="00D6109F" w:rsidRPr="006D272F" w14:paraId="4F549803" w14:textId="77777777" w:rsidTr="00D6109F">
        <w:trPr>
          <w:trHeight w:val="320"/>
        </w:trPr>
        <w:tc>
          <w:tcPr>
            <w:tcW w:w="471" w:type="pct"/>
            <w:shd w:val="clear" w:color="auto" w:fill="auto"/>
            <w:noWrap/>
            <w:vAlign w:val="center"/>
            <w:hideMark/>
          </w:tcPr>
          <w:p w14:paraId="6DC8F1E3"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C2</w:t>
            </w:r>
          </w:p>
        </w:tc>
        <w:tc>
          <w:tcPr>
            <w:tcW w:w="4529" w:type="pct"/>
            <w:shd w:val="clear" w:color="auto" w:fill="auto"/>
            <w:noWrap/>
            <w:vAlign w:val="center"/>
            <w:hideMark/>
          </w:tcPr>
          <w:p w14:paraId="50F4830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Vinnubrögð nemenda og námstækni</w:t>
            </w:r>
          </w:p>
        </w:tc>
      </w:tr>
      <w:tr w:rsidR="00D6109F" w:rsidRPr="006D272F" w14:paraId="24F6FB6D" w14:textId="77777777" w:rsidTr="00D6109F">
        <w:trPr>
          <w:trHeight w:val="320"/>
        </w:trPr>
        <w:tc>
          <w:tcPr>
            <w:tcW w:w="471" w:type="pct"/>
            <w:shd w:val="clear" w:color="auto" w:fill="auto"/>
            <w:noWrap/>
            <w:vAlign w:val="center"/>
            <w:hideMark/>
          </w:tcPr>
          <w:p w14:paraId="7B588274"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C3</w:t>
            </w:r>
          </w:p>
        </w:tc>
        <w:tc>
          <w:tcPr>
            <w:tcW w:w="4529" w:type="pct"/>
            <w:shd w:val="clear" w:color="auto" w:fill="auto"/>
            <w:noWrap/>
            <w:vAlign w:val="center"/>
            <w:hideMark/>
          </w:tcPr>
          <w:p w14:paraId="0D91946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Virkni nemenda í lýðræði og jafnrétti</w:t>
            </w:r>
          </w:p>
        </w:tc>
      </w:tr>
      <w:tr w:rsidR="00D6109F" w:rsidRPr="006D272F" w14:paraId="05CF7DA2" w14:textId="77777777" w:rsidTr="00D6109F">
        <w:trPr>
          <w:trHeight w:val="320"/>
        </w:trPr>
        <w:tc>
          <w:tcPr>
            <w:tcW w:w="471" w:type="pct"/>
            <w:tcBorders>
              <w:bottom w:val="single" w:sz="4" w:space="0" w:color="auto"/>
            </w:tcBorders>
            <w:shd w:val="clear" w:color="auto" w:fill="auto"/>
            <w:noWrap/>
            <w:vAlign w:val="center"/>
            <w:hideMark/>
          </w:tcPr>
          <w:p w14:paraId="32184D6E"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C4</w:t>
            </w:r>
          </w:p>
        </w:tc>
        <w:tc>
          <w:tcPr>
            <w:tcW w:w="4529" w:type="pct"/>
            <w:tcBorders>
              <w:bottom w:val="single" w:sz="4" w:space="0" w:color="auto"/>
            </w:tcBorders>
            <w:shd w:val="clear" w:color="auto" w:fill="auto"/>
            <w:noWrap/>
            <w:vAlign w:val="center"/>
            <w:hideMark/>
          </w:tcPr>
          <w:p w14:paraId="695F3DB7" w14:textId="77777777" w:rsidR="00D6109F"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Getu nemenda til sköpunar</w:t>
            </w:r>
          </w:p>
        </w:tc>
      </w:tr>
      <w:tr w:rsidR="00D6109F" w:rsidRPr="006D272F" w14:paraId="3D8B8E56" w14:textId="77777777" w:rsidTr="00D6109F">
        <w:trPr>
          <w:trHeight w:val="320"/>
        </w:trPr>
        <w:tc>
          <w:tcPr>
            <w:tcW w:w="5000" w:type="pct"/>
            <w:gridSpan w:val="2"/>
            <w:tcBorders>
              <w:top w:val="single" w:sz="4" w:space="0" w:color="auto"/>
              <w:bottom w:val="nil"/>
            </w:tcBorders>
            <w:shd w:val="clear" w:color="auto" w:fill="auto"/>
            <w:noWrap/>
            <w:vAlign w:val="center"/>
          </w:tcPr>
          <w:p w14:paraId="469AD935" w14:textId="7E904901" w:rsidR="001B0A73" w:rsidRPr="006D272F" w:rsidRDefault="00D6109F" w:rsidP="00D6109F">
            <w:pPr>
              <w:spacing w:line="276" w:lineRule="auto"/>
              <w:ind w:firstLine="0"/>
              <w:rPr>
                <w:rFonts w:eastAsia="Times New Roman"/>
                <w:color w:val="000000"/>
                <w:lang w:eastAsia="en-GB"/>
              </w:rPr>
            </w:pPr>
            <w:r w:rsidRPr="006D272F">
              <w:rPr>
                <w:rFonts w:eastAsia="Times New Roman"/>
                <w:color w:val="000000"/>
                <w:lang w:eastAsia="en-GB"/>
              </w:rPr>
              <w:t>*Spurning eingöngu lögð fyrir starfsfólk skóla.</w:t>
            </w:r>
          </w:p>
        </w:tc>
      </w:tr>
    </w:tbl>
    <w:p w14:paraId="3AC60C0F" w14:textId="77777777" w:rsidR="00D6109F" w:rsidRPr="006D272F" w:rsidRDefault="00D6109F" w:rsidP="00D6109F">
      <w:pPr>
        <w:ind w:firstLine="0"/>
      </w:pPr>
    </w:p>
    <w:sectPr w:rsidR="00D6109F" w:rsidRPr="006D272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ðalheiður Magnúsdóttir - HI" w:date="2023-03-22T10:47:00Z" w:initials="AMH">
    <w:p w14:paraId="78061641" w14:textId="77777777" w:rsidR="008D5F38" w:rsidRDefault="008D5F38" w:rsidP="00BA268E">
      <w:pPr>
        <w:pStyle w:val="CommentText"/>
        <w:ind w:firstLine="0"/>
      </w:pPr>
      <w:r>
        <w:rPr>
          <w:rStyle w:val="CommentReference"/>
        </w:rPr>
        <w:annotationRef/>
      </w:r>
      <w:r>
        <w:t>Heilt yfir er þetta mjög flott. Ég myndi bara lagfæra innsláttarvillur og reyna minnka endurtekningu þar sem er hægt. Mér fannst samt túlkunin alveg nokkuð skörp, mættir kannski leggja meiri áherslu á það út frá þyngdarstuðlunum hvað það er lítið hlutfall með neikvæðari viðhorf</w:t>
      </w:r>
    </w:p>
  </w:comment>
  <w:comment w:id="1" w:author="Aðalheiður Magnúsdóttir - HI" w:date="2023-03-22T10:47:00Z" w:initials="AMH">
    <w:p w14:paraId="4813940C" w14:textId="77777777" w:rsidR="008D5F38" w:rsidRDefault="008D5F38" w:rsidP="00676843">
      <w:pPr>
        <w:pStyle w:val="CommentText"/>
        <w:ind w:firstLine="0"/>
      </w:pPr>
      <w:r>
        <w:rPr>
          <w:rStyle w:val="CommentReference"/>
        </w:rPr>
        <w:annotationRef/>
      </w:r>
      <w:r>
        <w:t>Annars er þetta samt bara mjög fínt og skýrt!</w:t>
      </w:r>
    </w:p>
  </w:comment>
  <w:comment w:id="2" w:author="Aðalheiður Magnúsdóttir - HI" w:date="2023-03-22T10:02:00Z" w:initials="AMH">
    <w:p w14:paraId="3A68B647" w14:textId="30C89A15" w:rsidR="00554D12" w:rsidRDefault="00554D12" w:rsidP="006F6F83">
      <w:pPr>
        <w:pStyle w:val="CommentText"/>
        <w:ind w:firstLine="0"/>
      </w:pPr>
      <w:r>
        <w:rPr>
          <w:rStyle w:val="CommentReference"/>
        </w:rPr>
        <w:annotationRef/>
      </w:r>
      <w:r>
        <w:t>Flottur titill!</w:t>
      </w:r>
    </w:p>
  </w:comment>
  <w:comment w:id="3" w:author="Aðalheiður Magnúsdóttir - HI" w:date="2023-03-22T10:23:00Z" w:initials="AMH">
    <w:p w14:paraId="33189D4F" w14:textId="77777777" w:rsidR="00AA30CF" w:rsidRDefault="00AA30CF" w:rsidP="00CA32BC">
      <w:pPr>
        <w:pStyle w:val="CommentText"/>
        <w:ind w:firstLine="0"/>
      </w:pPr>
      <w:r>
        <w:rPr>
          <w:rStyle w:val="CommentReference"/>
        </w:rPr>
        <w:annotationRef/>
      </w:r>
      <w:r>
        <w:t>Skv. APA á að vera fullt nafn fyrir íslenska höfunda</w:t>
      </w:r>
    </w:p>
  </w:comment>
  <w:comment w:id="4" w:author="Aðalheiður Magnúsdóttir - HI" w:date="2023-03-22T10:23:00Z" w:initials="AMH">
    <w:p w14:paraId="5C45361B" w14:textId="77777777" w:rsidR="00AA30CF" w:rsidRDefault="00AA30CF" w:rsidP="00BF406B">
      <w:pPr>
        <w:pStyle w:val="CommentText"/>
        <w:ind w:firstLine="0"/>
      </w:pPr>
      <w:r>
        <w:rPr>
          <w:rStyle w:val="CommentReference"/>
        </w:rPr>
        <w:annotationRef/>
      </w:r>
      <w:r>
        <w:t>Þ.e.a.s ef greinin er skrifuð á íslensku</w:t>
      </w:r>
    </w:p>
  </w:comment>
  <w:comment w:id="5" w:author="Aðalheiður Magnúsdóttir - HI" w:date="2023-03-22T10:24:00Z" w:initials="AMH">
    <w:p w14:paraId="521F11A5" w14:textId="77777777" w:rsidR="00AA30CF" w:rsidRDefault="00AA30CF" w:rsidP="005D3DEF">
      <w:pPr>
        <w:pStyle w:val="CommentText"/>
        <w:ind w:firstLine="0"/>
      </w:pPr>
      <w:r>
        <w:rPr>
          <w:rStyle w:val="CommentReference"/>
        </w:rPr>
        <w:annotationRef/>
      </w:r>
      <w:r>
        <w:t>Sama hér (eflaust samt smáatriði sem Sigurgrímur leggur ekki mikla eða enga áherslu á)</w:t>
      </w:r>
    </w:p>
  </w:comment>
  <w:comment w:id="9" w:author="Aðalheiður Magnúsdóttir - HI" w:date="2023-03-22T10:25:00Z" w:initials="AMH">
    <w:p w14:paraId="0C54269F" w14:textId="77777777" w:rsidR="00AA30CF" w:rsidRDefault="00AA30CF" w:rsidP="00986B43">
      <w:pPr>
        <w:pStyle w:val="CommentText"/>
        <w:ind w:firstLine="0"/>
      </w:pPr>
      <w:r>
        <w:rPr>
          <w:rStyle w:val="CommentReference"/>
        </w:rPr>
        <w:annotationRef/>
      </w:r>
      <w:r>
        <w:t>Myndi vísa í töflunna hér, t.d. sjá töflu 1.</w:t>
      </w:r>
    </w:p>
  </w:comment>
  <w:comment w:id="10" w:author="Aðalheiður Magnúsdóttir - HI" w:date="2023-03-22T10:02:00Z" w:initials="AMH">
    <w:p w14:paraId="1DB38844" w14:textId="5ABAF4AB" w:rsidR="00554D12" w:rsidRDefault="00554D12" w:rsidP="00FE41BA">
      <w:pPr>
        <w:pStyle w:val="CommentText"/>
        <w:ind w:firstLine="0"/>
      </w:pPr>
      <w:r>
        <w:rPr>
          <w:rStyle w:val="CommentReference"/>
        </w:rPr>
        <w:annotationRef/>
      </w:r>
      <w:r>
        <w:t>Er það ekki bara Revelle? Ekki tvisvar</w:t>
      </w:r>
    </w:p>
  </w:comment>
  <w:comment w:id="11" w:author="Aðalheiður Magnúsdóttir - HI" w:date="2023-03-22T10:02:00Z" w:initials="AMH">
    <w:p w14:paraId="76A47534" w14:textId="77777777" w:rsidR="00554D12" w:rsidRDefault="00554D12" w:rsidP="00B73403">
      <w:pPr>
        <w:pStyle w:val="CommentText"/>
        <w:ind w:firstLine="0"/>
      </w:pPr>
      <w:r>
        <w:rPr>
          <w:rStyle w:val="CommentReference"/>
        </w:rPr>
        <w:annotationRef/>
      </w:r>
      <w:r>
        <w:t>Sama hér</w:t>
      </w:r>
    </w:p>
  </w:comment>
  <w:comment w:id="15" w:author="Aðalheiður Magnúsdóttir - HI" w:date="2023-03-22T10:26:00Z" w:initials="AMH">
    <w:p w14:paraId="27E605DB" w14:textId="77777777" w:rsidR="00AA30CF" w:rsidRDefault="00AA30CF" w:rsidP="00F637C0">
      <w:pPr>
        <w:pStyle w:val="CommentText"/>
        <w:ind w:firstLine="0"/>
      </w:pPr>
      <w:r>
        <w:rPr>
          <w:rStyle w:val="CommentReference"/>
        </w:rPr>
        <w:annotationRef/>
      </w:r>
      <w:r>
        <w:t>Til að allt sé í samræmi, þ.e. notir alltaf það sama</w:t>
      </w:r>
    </w:p>
  </w:comment>
  <w:comment w:id="22" w:author="Aðalheiður Magnúsdóttir - HI" w:date="2023-03-22T10:29:00Z" w:initials="AMH">
    <w:p w14:paraId="631D7ED7" w14:textId="77777777" w:rsidR="00AA30CF" w:rsidRDefault="00AA30CF" w:rsidP="00604F08">
      <w:pPr>
        <w:pStyle w:val="CommentText"/>
        <w:ind w:firstLine="0"/>
      </w:pPr>
      <w:r>
        <w:rPr>
          <w:rStyle w:val="CommentReference"/>
        </w:rPr>
        <w:annotationRef/>
      </w:r>
      <w:r>
        <w:t xml:space="preserve">Gætir sagt t.d. hér: meðaltal á heildarskori fyrir prófhluta er X af X með staðalfrávik hjá forsjáraðilum OG X af  X með staðalfrávik upp á X fyrir starfsfólk skóla. </w:t>
      </w:r>
    </w:p>
  </w:comment>
  <w:comment w:id="23" w:author="Aðalheiður Magnúsdóttir - HI" w:date="2023-03-22T10:29:00Z" w:initials="AMH">
    <w:p w14:paraId="2878E6A4" w14:textId="77777777" w:rsidR="00AA30CF" w:rsidRDefault="00AA30CF" w:rsidP="00532372">
      <w:pPr>
        <w:pStyle w:val="CommentText"/>
        <w:ind w:firstLine="0"/>
      </w:pPr>
      <w:r>
        <w:rPr>
          <w:rStyle w:val="CommentReference"/>
        </w:rPr>
        <w:annotationRef/>
      </w:r>
      <w:r>
        <w:t>Minnkar kannski aðeins endurtekninguna að blanda setningunum saman</w:t>
      </w:r>
    </w:p>
  </w:comment>
  <w:comment w:id="24" w:author="Aðalheiður Magnúsdóttir - HI" w:date="2023-03-22T10:30:00Z" w:initials="AMH">
    <w:p w14:paraId="14CA7347" w14:textId="77777777" w:rsidR="00AA30CF" w:rsidRDefault="00AA30CF" w:rsidP="006C075A">
      <w:pPr>
        <w:pStyle w:val="CommentText"/>
        <w:ind w:firstLine="0"/>
      </w:pPr>
      <w:r>
        <w:rPr>
          <w:rStyle w:val="CommentReference"/>
        </w:rPr>
        <w:annotationRef/>
      </w:r>
      <w:r>
        <w:t>Sama með hinar setningarnar, setja sumstaðar kannski meðaltal atriða fyrir prófhluta X hjá forsjáraðilum er X til X með staðalfrávik X og hjá starfsfólki skóla X til X með staðalfrávik X</w:t>
      </w:r>
    </w:p>
  </w:comment>
  <w:comment w:id="25" w:author="Aðalheiður Magnúsdóttir - HI" w:date="2023-03-22T10:30:00Z" w:initials="AMH">
    <w:p w14:paraId="4181B16C" w14:textId="77777777" w:rsidR="00AA30CF" w:rsidRDefault="00AA30CF" w:rsidP="006E7787">
      <w:pPr>
        <w:pStyle w:val="CommentText"/>
        <w:ind w:firstLine="0"/>
      </w:pPr>
      <w:r>
        <w:rPr>
          <w:rStyle w:val="CommentReference"/>
        </w:rPr>
        <w:annotationRef/>
      </w:r>
      <w:r>
        <w:t>Ekkert must, en minnkar þá aðeins endurtekningu</w:t>
      </w:r>
    </w:p>
  </w:comment>
  <w:comment w:id="26" w:author="Aðalheiður Magnúsdóttir - HI" w:date="2023-03-22T10:04:00Z" w:initials="AMH">
    <w:p w14:paraId="4BFAECF1" w14:textId="63AD8492" w:rsidR="00554D12" w:rsidRDefault="00554D12" w:rsidP="00BA2C07">
      <w:pPr>
        <w:pStyle w:val="CommentText"/>
        <w:ind w:firstLine="0"/>
      </w:pPr>
      <w:r>
        <w:rPr>
          <w:rStyle w:val="CommentReference"/>
        </w:rPr>
        <w:annotationRef/>
      </w:r>
      <w:r>
        <w:t>Vantar til</w:t>
      </w:r>
    </w:p>
  </w:comment>
  <w:comment w:id="31" w:author="Aðalheiður Magnúsdóttir - HI" w:date="2023-03-22T10:31:00Z" w:initials="AMH">
    <w:p w14:paraId="0B55AA8E" w14:textId="77777777" w:rsidR="00AA30CF" w:rsidRDefault="00AA30CF" w:rsidP="00D61C4B">
      <w:pPr>
        <w:pStyle w:val="CommentText"/>
        <w:ind w:firstLine="0"/>
      </w:pPr>
      <w:r>
        <w:rPr>
          <w:rStyle w:val="CommentReference"/>
        </w:rPr>
        <w:annotationRef/>
      </w:r>
      <w:r>
        <w:t>Ekki með þetta skráletrað neinstaðar annarstaðar, myndi gera ´það alls staðar eða ekki nein staðar til að tryggja samræmi</w:t>
      </w:r>
    </w:p>
  </w:comment>
  <w:comment w:id="32" w:author="Aðalheiður Magnúsdóttir - HI" w:date="2023-03-22T10:49:00Z" w:initials="AMH">
    <w:p w14:paraId="1ACBE3E9" w14:textId="77777777" w:rsidR="008D5F38" w:rsidRDefault="008D5F38" w:rsidP="004358C3">
      <w:pPr>
        <w:pStyle w:val="CommentText"/>
        <w:ind w:firstLine="0"/>
      </w:pPr>
      <w:r>
        <w:rPr>
          <w:rStyle w:val="CommentReference"/>
        </w:rPr>
        <w:annotationRef/>
      </w:r>
      <w:r>
        <w:t>Kannski breyta þessu í viðhorf hagsmunaaðila eða viðhorf forsjáraðila og starfsfólk skóla. Það er aðeins meira almennt</w:t>
      </w:r>
    </w:p>
  </w:comment>
  <w:comment w:id="43" w:author="Aðalheiður Magnúsdóttir - HI" w:date="2023-03-22T10:50:00Z" w:initials="AMH">
    <w:p w14:paraId="6A9D0645" w14:textId="77777777" w:rsidR="008D5F38" w:rsidRDefault="008D5F38" w:rsidP="00BA2B93">
      <w:pPr>
        <w:pStyle w:val="CommentText"/>
        <w:ind w:firstLine="0"/>
      </w:pPr>
      <w:r>
        <w:rPr>
          <w:rStyle w:val="CommentReference"/>
        </w:rPr>
        <w:annotationRef/>
      </w:r>
      <w:r>
        <w:t xml:space="preserve">Hér gætiru sleppt orðinu þátttakendur og segja bara ...ná utan um viðhorf ágætlega. </w:t>
      </w:r>
    </w:p>
  </w:comment>
  <w:comment w:id="45" w:author="Aðalheiður Magnúsdóttir - HI" w:date="2023-03-22T10:51:00Z" w:initials="AMH">
    <w:p w14:paraId="1DE2A448" w14:textId="77777777" w:rsidR="008D5F38" w:rsidRDefault="008D5F38" w:rsidP="0077621B">
      <w:pPr>
        <w:pStyle w:val="CommentText"/>
        <w:ind w:firstLine="0"/>
      </w:pPr>
      <w:r>
        <w:rPr>
          <w:rStyle w:val="CommentReference"/>
        </w:rPr>
        <w:annotationRef/>
      </w:r>
      <w:r>
        <w:t>Aftur hér, gætir sleppt orðinu til að vera almennari - en samt í rauninni meikar það alveg sense hér því þú ert að tala um stuðlanna almennt</w:t>
      </w:r>
    </w:p>
  </w:comment>
  <w:comment w:id="46" w:author="Aðalheiður Magnúsdóttir - HI" w:date="2023-03-22T10:08:00Z" w:initials="AMH">
    <w:p w14:paraId="0211E641" w14:textId="19DAA5B3" w:rsidR="00554D12" w:rsidRDefault="00554D12" w:rsidP="004A4B0C">
      <w:pPr>
        <w:pStyle w:val="CommentText"/>
        <w:ind w:firstLine="0"/>
      </w:pPr>
      <w:r>
        <w:rPr>
          <w:rStyle w:val="CommentReference"/>
        </w:rPr>
        <w:annotationRef/>
      </w:r>
      <w:r>
        <w:t>Hvar hlutskipti eiga sér stað?</w:t>
      </w:r>
    </w:p>
  </w:comment>
  <w:comment w:id="51" w:author="Aðalheiður Magnúsdóttir - HI" w:date="2023-03-22T10:51:00Z" w:initials="AMH">
    <w:p w14:paraId="7413959F" w14:textId="77777777" w:rsidR="008D5F38" w:rsidRDefault="008D5F38" w:rsidP="007F4A66">
      <w:pPr>
        <w:pStyle w:val="CommentText"/>
        <w:ind w:firstLine="0"/>
      </w:pPr>
      <w:r>
        <w:rPr>
          <w:rStyle w:val="CommentReference"/>
        </w:rPr>
        <w:annotationRef/>
      </w:r>
      <w:r>
        <w:t>Hér gætiru sagt bara summutölu heildarkvarðans eða heildarsummu kvarðans</w:t>
      </w:r>
    </w:p>
  </w:comment>
  <w:comment w:id="52" w:author="Aðalheiður Magnúsdóttir - HI" w:date="2023-03-22T10:52:00Z" w:initials="AMH">
    <w:p w14:paraId="09D55A00" w14:textId="77777777" w:rsidR="008D5F38" w:rsidRDefault="008D5F38" w:rsidP="00454FC3">
      <w:pPr>
        <w:pStyle w:val="CommentText"/>
        <w:ind w:firstLine="0"/>
      </w:pPr>
      <w:r>
        <w:rPr>
          <w:rStyle w:val="CommentReference"/>
        </w:rPr>
        <w:annotationRef/>
      </w:r>
      <w:r>
        <w:t>En aftur, stundum meikar alveg sens að segja þátttakendur (s.s. tala um úrtakið)</w:t>
      </w:r>
    </w:p>
  </w:comment>
  <w:comment w:id="53" w:author="Aðalheiður Magnúsdóttir - HI" w:date="2023-03-22T10:54:00Z" w:initials="AMH">
    <w:p w14:paraId="18E27520" w14:textId="77777777" w:rsidR="008D5F38" w:rsidRDefault="008D5F38" w:rsidP="003C0AD8">
      <w:pPr>
        <w:pStyle w:val="CommentText"/>
        <w:ind w:firstLine="0"/>
      </w:pPr>
      <w:r>
        <w:rPr>
          <w:rStyle w:val="CommentReference"/>
        </w:rPr>
        <w:annotationRef/>
      </w:r>
      <w:r>
        <w:t>Talar oft um þátttakendur á milli hér og umræðunnar, myndi leita að þeim og breyta þar sem á við í starfsfólk skóla og forsjáraðila eða hópanna eða eitthvað svoleiðis</w:t>
      </w:r>
    </w:p>
  </w:comment>
  <w:comment w:id="54" w:author="Aðalheiður Magnúsdóttir - HI" w:date="2023-03-22T10:54:00Z" w:initials="AMH">
    <w:p w14:paraId="6155A1AD" w14:textId="77777777" w:rsidR="008D5F38" w:rsidRDefault="008D5F38" w:rsidP="007359B9">
      <w:pPr>
        <w:pStyle w:val="CommentText"/>
        <w:ind w:firstLine="0"/>
      </w:pPr>
      <w:r>
        <w:rPr>
          <w:rStyle w:val="CommentReference"/>
        </w:rPr>
        <w:annotationRef/>
      </w:r>
      <w:r>
        <w:t xml:space="preserve">Ég reyni að finna flest tilvikin </w:t>
      </w:r>
    </w:p>
  </w:comment>
  <w:comment w:id="55" w:author="Aðalheiður Magnúsdóttir - HI" w:date="2023-03-22T10:55:00Z" w:initials="AMH">
    <w:p w14:paraId="7F10E9B9" w14:textId="77777777" w:rsidR="008D5F38" w:rsidRDefault="008D5F38" w:rsidP="007353D2">
      <w:pPr>
        <w:pStyle w:val="CommentText"/>
        <w:ind w:firstLine="0"/>
      </w:pPr>
      <w:r>
        <w:rPr>
          <w:rStyle w:val="CommentReference"/>
        </w:rPr>
        <w:annotationRef/>
      </w:r>
      <w:r>
        <w:t>Hópanna?</w:t>
      </w:r>
    </w:p>
  </w:comment>
  <w:comment w:id="57" w:author="Aðalheiður Magnúsdóttir - HI" w:date="2023-03-22T10:10:00Z" w:initials="AMH">
    <w:p w14:paraId="7EF7BDEA" w14:textId="48DCD2CF" w:rsidR="00554D12" w:rsidRDefault="00554D12" w:rsidP="00152433">
      <w:pPr>
        <w:pStyle w:val="CommentText"/>
        <w:ind w:firstLine="0"/>
      </w:pPr>
      <w:r>
        <w:rPr>
          <w:rStyle w:val="CommentReference"/>
        </w:rPr>
        <w:annotationRef/>
      </w:r>
      <w:r>
        <w:t>Myndi hafa þetta ópersónulegt</w:t>
      </w:r>
    </w:p>
  </w:comment>
  <w:comment w:id="63" w:author="Aðalheiður Magnúsdóttir - HI" w:date="2023-03-22T10:55:00Z" w:initials="AMH">
    <w:p w14:paraId="79B5B9F9" w14:textId="77777777" w:rsidR="00DE5A7F" w:rsidRDefault="00DE5A7F" w:rsidP="00AA529F">
      <w:pPr>
        <w:pStyle w:val="CommentText"/>
        <w:ind w:firstLine="0"/>
      </w:pPr>
      <w:r>
        <w:rPr>
          <w:rStyle w:val="CommentReference"/>
        </w:rPr>
        <w:annotationRef/>
      </w:r>
      <w:r>
        <w:t>Má sjá að báðir hópar eru tiltölulega....?</w:t>
      </w:r>
    </w:p>
  </w:comment>
  <w:comment w:id="74" w:author="Aðalheiður Magnúsdóttir - HI" w:date="2023-03-22T10:56:00Z" w:initials="AMH">
    <w:p w14:paraId="74C3CE60" w14:textId="77777777" w:rsidR="00DE5A7F" w:rsidRDefault="00DE5A7F" w:rsidP="00C87903">
      <w:pPr>
        <w:pStyle w:val="CommentText"/>
        <w:ind w:firstLine="0"/>
      </w:pPr>
      <w:r>
        <w:rPr>
          <w:rStyle w:val="CommentReference"/>
        </w:rPr>
        <w:annotationRef/>
      </w:r>
      <w:r>
        <w:t>Forsjáraðila og starfsfólk skóla</w:t>
      </w:r>
    </w:p>
  </w:comment>
  <w:comment w:id="87" w:author="Aðalheiður Magnúsdóttir - HI" w:date="2023-03-22T10:56:00Z" w:initials="AMH">
    <w:p w14:paraId="321F5537" w14:textId="77777777" w:rsidR="00DE5A7F" w:rsidRDefault="00DE5A7F" w:rsidP="00122583">
      <w:pPr>
        <w:pStyle w:val="CommentText"/>
        <w:ind w:firstLine="0"/>
      </w:pPr>
      <w:r>
        <w:rPr>
          <w:rStyle w:val="CommentReference"/>
        </w:rPr>
        <w:annotationRef/>
      </w:r>
      <w:r>
        <w:t>Sleppa?</w:t>
      </w:r>
    </w:p>
  </w:comment>
  <w:comment w:id="89" w:author="Aðalheiður Magnúsdóttir - HI" w:date="2023-03-22T10:56:00Z" w:initials="AMH">
    <w:p w14:paraId="383C124A" w14:textId="77777777" w:rsidR="00DE5A7F" w:rsidRDefault="00DE5A7F" w:rsidP="00A803C5">
      <w:pPr>
        <w:pStyle w:val="CommentText"/>
        <w:ind w:firstLine="0"/>
      </w:pPr>
      <w:r>
        <w:rPr>
          <w:rStyle w:val="CommentReference"/>
        </w:rPr>
        <w:annotationRef/>
      </w:r>
      <w:r>
        <w:t>Sleppa?</w:t>
      </w:r>
    </w:p>
  </w:comment>
  <w:comment w:id="95" w:author="Aðalheiður Magnúsdóttir - HI" w:date="2023-03-22T10:14:00Z" w:initials="AMH">
    <w:p w14:paraId="6F798655" w14:textId="08F0BE95" w:rsidR="00C207F1" w:rsidRDefault="00C207F1" w:rsidP="00700B43">
      <w:pPr>
        <w:pStyle w:val="CommentText"/>
        <w:ind w:firstLine="0"/>
      </w:pPr>
      <w:r>
        <w:rPr>
          <w:rStyle w:val="CommentReference"/>
        </w:rPr>
        <w:annotationRef/>
      </w:r>
      <w:r>
        <w:t>Ca. er enskt, nota u.þ.b frekar</w:t>
      </w:r>
    </w:p>
  </w:comment>
  <w:comment w:id="100" w:author="Aðalheiður Magnúsdóttir - HI" w:date="2023-03-22T10:57:00Z" w:initials="AMH">
    <w:p w14:paraId="16CC0AE9" w14:textId="77777777" w:rsidR="00DE5A7F" w:rsidRDefault="00DE5A7F" w:rsidP="00A53E3A">
      <w:pPr>
        <w:pStyle w:val="CommentText"/>
        <w:ind w:firstLine="0"/>
      </w:pPr>
      <w:r>
        <w:rPr>
          <w:rStyle w:val="CommentReference"/>
        </w:rPr>
        <w:annotationRef/>
      </w:r>
      <w:r>
        <w:t>...að almennt er tilhneiging til að vera með jákvætt viðhorf - eða eitthvað álíka</w:t>
      </w:r>
    </w:p>
  </w:comment>
  <w:comment w:id="103" w:author="Aðalheiður Magnúsdóttir - HI" w:date="2023-03-22T10:15:00Z" w:initials="AMH">
    <w:p w14:paraId="5D876918" w14:textId="4073A064" w:rsidR="00C207F1" w:rsidRDefault="00C207F1" w:rsidP="003600DB">
      <w:pPr>
        <w:pStyle w:val="CommentText"/>
        <w:ind w:firstLine="0"/>
      </w:pPr>
      <w:r>
        <w:rPr>
          <w:rStyle w:val="CommentReference"/>
        </w:rPr>
        <w:annotationRef/>
      </w:r>
      <w:r>
        <w:t>Á þetta ekki að vera einhver önnur mynd?</w:t>
      </w:r>
    </w:p>
  </w:comment>
  <w:comment w:id="105" w:author="Aðalheiður Magnúsdóttir - HI" w:date="2023-03-22T10:57:00Z" w:initials="AMH">
    <w:p w14:paraId="573A33CF" w14:textId="77777777" w:rsidR="00976170" w:rsidRDefault="00976170" w:rsidP="006E2721">
      <w:pPr>
        <w:pStyle w:val="CommentText"/>
        <w:ind w:firstLine="0"/>
      </w:pPr>
      <w:r>
        <w:rPr>
          <w:rStyle w:val="CommentReference"/>
        </w:rPr>
        <w:annotationRef/>
      </w:r>
      <w:r>
        <w:t>Sleppa?</w:t>
      </w:r>
    </w:p>
  </w:comment>
  <w:comment w:id="118" w:author="Aðalheiður Magnúsdóttir - HI" w:date="2023-03-22T10:16:00Z" w:initials="AMH">
    <w:p w14:paraId="7FF99565" w14:textId="4E537F96" w:rsidR="00C207F1" w:rsidRDefault="00C207F1" w:rsidP="00A55573">
      <w:pPr>
        <w:pStyle w:val="CommentText"/>
        <w:ind w:firstLine="0"/>
      </w:pPr>
      <w:r>
        <w:rPr>
          <w:rStyle w:val="CommentReference"/>
        </w:rPr>
        <w:annotationRef/>
      </w:r>
      <w:r>
        <w:t>Fyrir prófhluta B og A?</w:t>
      </w:r>
    </w:p>
  </w:comment>
  <w:comment w:id="142" w:author="Aðalheiður Magnúsdóttir - HI" w:date="2023-03-22T10:59:00Z" w:initials="AMH">
    <w:p w14:paraId="5DA5E4ED" w14:textId="77777777" w:rsidR="00976170" w:rsidRDefault="00976170" w:rsidP="0081482E">
      <w:pPr>
        <w:pStyle w:val="CommentText"/>
        <w:ind w:firstLine="0"/>
      </w:pPr>
      <w:r>
        <w:rPr>
          <w:rStyle w:val="CommentReference"/>
        </w:rPr>
        <w:annotationRef/>
      </w:r>
      <w:r>
        <w:t xml:space="preserve">Einstaklingur? </w:t>
      </w:r>
    </w:p>
  </w:comment>
  <w:comment w:id="154" w:author="Aðalheiður Magnúsdóttir - HI" w:date="2023-03-22T10:53:00Z" w:initials="AMH">
    <w:p w14:paraId="7782E3FE" w14:textId="3ECEEDC8" w:rsidR="008D5F38" w:rsidRDefault="008D5F38" w:rsidP="00382666">
      <w:pPr>
        <w:pStyle w:val="CommentText"/>
        <w:ind w:firstLine="0"/>
      </w:pPr>
      <w:r>
        <w:rPr>
          <w:rStyle w:val="CommentReference"/>
        </w:rPr>
        <w:annotationRef/>
      </w:r>
      <w:r>
        <w:t>Segir svoldið oft þátttakendur hérna í umræðinu, gætir skipt því út fyrir forsjáraðila og starfsfólk skóla eða hagsmunaaðila eða eitthvað álíka</w:t>
      </w:r>
    </w:p>
  </w:comment>
  <w:comment w:id="160" w:author="Aðalheiður Magnúsdóttir - HI" w:date="2023-03-22T10:21:00Z" w:initials="AMH">
    <w:p w14:paraId="37D520CC" w14:textId="0FCBCF75" w:rsidR="00C207F1" w:rsidRDefault="00C207F1" w:rsidP="00A16D34">
      <w:pPr>
        <w:pStyle w:val="CommentText"/>
        <w:ind w:firstLine="0"/>
      </w:pPr>
      <w:r>
        <w:rPr>
          <w:rStyle w:val="CommentReference"/>
        </w:rPr>
        <w:annotationRef/>
      </w:r>
      <w:r>
        <w:t>Var eins og þú værir að segja að aðgreiningarstuðlarnir séu líka neikvæðir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061641" w15:done="0"/>
  <w15:commentEx w15:paraId="4813940C" w15:paraIdParent="78061641" w15:done="0"/>
  <w15:commentEx w15:paraId="3A68B647" w15:done="0"/>
  <w15:commentEx w15:paraId="33189D4F" w15:done="0"/>
  <w15:commentEx w15:paraId="5C45361B" w15:paraIdParent="33189D4F" w15:done="0"/>
  <w15:commentEx w15:paraId="521F11A5" w15:done="0"/>
  <w15:commentEx w15:paraId="0C54269F" w15:done="0"/>
  <w15:commentEx w15:paraId="1DB38844" w15:done="0"/>
  <w15:commentEx w15:paraId="76A47534" w15:done="0"/>
  <w15:commentEx w15:paraId="27E605DB" w15:done="0"/>
  <w15:commentEx w15:paraId="631D7ED7" w15:done="0"/>
  <w15:commentEx w15:paraId="2878E6A4" w15:paraIdParent="631D7ED7" w15:done="0"/>
  <w15:commentEx w15:paraId="14CA7347" w15:paraIdParent="631D7ED7" w15:done="0"/>
  <w15:commentEx w15:paraId="4181B16C" w15:paraIdParent="631D7ED7" w15:done="0"/>
  <w15:commentEx w15:paraId="4BFAECF1" w15:done="0"/>
  <w15:commentEx w15:paraId="0B55AA8E" w15:done="0"/>
  <w15:commentEx w15:paraId="1ACBE3E9" w15:done="0"/>
  <w15:commentEx w15:paraId="6A9D0645" w15:done="0"/>
  <w15:commentEx w15:paraId="1DE2A448" w15:done="0"/>
  <w15:commentEx w15:paraId="0211E641" w15:done="0"/>
  <w15:commentEx w15:paraId="7413959F" w15:done="0"/>
  <w15:commentEx w15:paraId="09D55A00" w15:paraIdParent="7413959F" w15:done="0"/>
  <w15:commentEx w15:paraId="18E27520" w15:paraIdParent="7413959F" w15:done="0"/>
  <w15:commentEx w15:paraId="6155A1AD" w15:paraIdParent="7413959F" w15:done="0"/>
  <w15:commentEx w15:paraId="7F10E9B9" w15:done="0"/>
  <w15:commentEx w15:paraId="7EF7BDEA" w15:done="0"/>
  <w15:commentEx w15:paraId="79B5B9F9" w15:done="0"/>
  <w15:commentEx w15:paraId="74C3CE60" w15:done="0"/>
  <w15:commentEx w15:paraId="321F5537" w15:done="0"/>
  <w15:commentEx w15:paraId="383C124A" w15:done="0"/>
  <w15:commentEx w15:paraId="6F798655" w15:done="0"/>
  <w15:commentEx w15:paraId="16CC0AE9" w15:done="0"/>
  <w15:commentEx w15:paraId="5D876918" w15:done="0"/>
  <w15:commentEx w15:paraId="573A33CF" w15:done="0"/>
  <w15:commentEx w15:paraId="7FF99565" w15:done="0"/>
  <w15:commentEx w15:paraId="5DA5E4ED" w15:done="0"/>
  <w15:commentEx w15:paraId="7782E3FE" w15:done="0"/>
  <w15:commentEx w15:paraId="37D520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55B42" w16cex:dateUtc="2023-03-22T10:47:00Z"/>
  <w16cex:commentExtensible w16cex:durableId="27C55B52" w16cex:dateUtc="2023-03-22T10:47:00Z"/>
  <w16cex:commentExtensible w16cex:durableId="27C5509F" w16cex:dateUtc="2023-03-22T10:02:00Z"/>
  <w16cex:commentExtensible w16cex:durableId="27C555A0" w16cex:dateUtc="2023-03-22T10:23:00Z"/>
  <w16cex:commentExtensible w16cex:durableId="27C555AC" w16cex:dateUtc="2023-03-22T10:23:00Z"/>
  <w16cex:commentExtensible w16cex:durableId="27C555C3" w16cex:dateUtc="2023-03-22T10:24:00Z"/>
  <w16cex:commentExtensible w16cex:durableId="27C55613" w16cex:dateUtc="2023-03-22T10:25:00Z"/>
  <w16cex:commentExtensible w16cex:durableId="27C550AD" w16cex:dateUtc="2023-03-22T10:02:00Z"/>
  <w16cex:commentExtensible w16cex:durableId="27C550B8" w16cex:dateUtc="2023-03-22T10:02:00Z"/>
  <w16cex:commentExtensible w16cex:durableId="27C55660" w16cex:dateUtc="2023-03-22T10:26:00Z"/>
  <w16cex:commentExtensible w16cex:durableId="27C55701" w16cex:dateUtc="2023-03-22T10:29:00Z"/>
  <w16cex:commentExtensible w16cex:durableId="27C5570C" w16cex:dateUtc="2023-03-22T10:29:00Z"/>
  <w16cex:commentExtensible w16cex:durableId="27C55740" w16cex:dateUtc="2023-03-22T10:30:00Z"/>
  <w16cex:commentExtensible w16cex:durableId="27C55754" w16cex:dateUtc="2023-03-22T10:30:00Z"/>
  <w16cex:commentExtensible w16cex:durableId="27C5512F" w16cex:dateUtc="2023-03-22T10:04:00Z"/>
  <w16cex:commentExtensible w16cex:durableId="27C5578C" w16cex:dateUtc="2023-03-22T10:31:00Z"/>
  <w16cex:commentExtensible w16cex:durableId="27C55BC6" w16cex:dateUtc="2023-03-22T10:49:00Z"/>
  <w16cex:commentExtensible w16cex:durableId="27C55BED" w16cex:dateUtc="2023-03-22T10:50:00Z"/>
  <w16cex:commentExtensible w16cex:durableId="27C55C21" w16cex:dateUtc="2023-03-22T10:51:00Z"/>
  <w16cex:commentExtensible w16cex:durableId="27C55236" w16cex:dateUtc="2023-03-22T10:08:00Z"/>
  <w16cex:commentExtensible w16cex:durableId="27C55C49" w16cex:dateUtc="2023-03-22T10:51:00Z"/>
  <w16cex:commentExtensible w16cex:durableId="27C55C59" w16cex:dateUtc="2023-03-22T10:52:00Z"/>
  <w16cex:commentExtensible w16cex:durableId="27C55CD6" w16cex:dateUtc="2023-03-22T10:54:00Z"/>
  <w16cex:commentExtensible w16cex:durableId="27C55CE0" w16cex:dateUtc="2023-03-22T10:54:00Z"/>
  <w16cex:commentExtensible w16cex:durableId="27C55D05" w16cex:dateUtc="2023-03-22T10:55:00Z"/>
  <w16cex:commentExtensible w16cex:durableId="27C552A1" w16cex:dateUtc="2023-03-22T10:10:00Z"/>
  <w16cex:commentExtensible w16cex:durableId="27C55D2E" w16cex:dateUtc="2023-03-22T10:55:00Z"/>
  <w16cex:commentExtensible w16cex:durableId="27C55D45" w16cex:dateUtc="2023-03-22T10:56:00Z"/>
  <w16cex:commentExtensible w16cex:durableId="27C55D50" w16cex:dateUtc="2023-03-22T10:56:00Z"/>
  <w16cex:commentExtensible w16cex:durableId="27C55D60" w16cex:dateUtc="2023-03-22T10:56:00Z"/>
  <w16cex:commentExtensible w16cex:durableId="27C553A1" w16cex:dateUtc="2023-03-22T10:14:00Z"/>
  <w16cex:commentExtensible w16cex:durableId="27C55D93" w16cex:dateUtc="2023-03-22T10:57:00Z"/>
  <w16cex:commentExtensible w16cex:durableId="27C553C3" w16cex:dateUtc="2023-03-22T10:15:00Z"/>
  <w16cex:commentExtensible w16cex:durableId="27C55DA3" w16cex:dateUtc="2023-03-22T10:57:00Z"/>
  <w16cex:commentExtensible w16cex:durableId="27C5540B" w16cex:dateUtc="2023-03-22T10:16:00Z"/>
  <w16cex:commentExtensible w16cex:durableId="27C55E00" w16cex:dateUtc="2023-03-22T10:59:00Z"/>
  <w16cex:commentExtensible w16cex:durableId="27C55C8E" w16cex:dateUtc="2023-03-22T10:53:00Z"/>
  <w16cex:commentExtensible w16cex:durableId="27C55522" w16cex:dateUtc="2023-03-22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061641" w16cid:durableId="27C55B42"/>
  <w16cid:commentId w16cid:paraId="4813940C" w16cid:durableId="27C55B52"/>
  <w16cid:commentId w16cid:paraId="3A68B647" w16cid:durableId="27C5509F"/>
  <w16cid:commentId w16cid:paraId="33189D4F" w16cid:durableId="27C555A0"/>
  <w16cid:commentId w16cid:paraId="5C45361B" w16cid:durableId="27C555AC"/>
  <w16cid:commentId w16cid:paraId="521F11A5" w16cid:durableId="27C555C3"/>
  <w16cid:commentId w16cid:paraId="0C54269F" w16cid:durableId="27C55613"/>
  <w16cid:commentId w16cid:paraId="1DB38844" w16cid:durableId="27C550AD"/>
  <w16cid:commentId w16cid:paraId="76A47534" w16cid:durableId="27C550B8"/>
  <w16cid:commentId w16cid:paraId="27E605DB" w16cid:durableId="27C55660"/>
  <w16cid:commentId w16cid:paraId="631D7ED7" w16cid:durableId="27C55701"/>
  <w16cid:commentId w16cid:paraId="2878E6A4" w16cid:durableId="27C5570C"/>
  <w16cid:commentId w16cid:paraId="14CA7347" w16cid:durableId="27C55740"/>
  <w16cid:commentId w16cid:paraId="4181B16C" w16cid:durableId="27C55754"/>
  <w16cid:commentId w16cid:paraId="4BFAECF1" w16cid:durableId="27C5512F"/>
  <w16cid:commentId w16cid:paraId="0B55AA8E" w16cid:durableId="27C5578C"/>
  <w16cid:commentId w16cid:paraId="1ACBE3E9" w16cid:durableId="27C55BC6"/>
  <w16cid:commentId w16cid:paraId="6A9D0645" w16cid:durableId="27C55BED"/>
  <w16cid:commentId w16cid:paraId="1DE2A448" w16cid:durableId="27C55C21"/>
  <w16cid:commentId w16cid:paraId="0211E641" w16cid:durableId="27C55236"/>
  <w16cid:commentId w16cid:paraId="7413959F" w16cid:durableId="27C55C49"/>
  <w16cid:commentId w16cid:paraId="09D55A00" w16cid:durableId="27C55C59"/>
  <w16cid:commentId w16cid:paraId="18E27520" w16cid:durableId="27C55CD6"/>
  <w16cid:commentId w16cid:paraId="6155A1AD" w16cid:durableId="27C55CE0"/>
  <w16cid:commentId w16cid:paraId="7F10E9B9" w16cid:durableId="27C55D05"/>
  <w16cid:commentId w16cid:paraId="7EF7BDEA" w16cid:durableId="27C552A1"/>
  <w16cid:commentId w16cid:paraId="79B5B9F9" w16cid:durableId="27C55D2E"/>
  <w16cid:commentId w16cid:paraId="74C3CE60" w16cid:durableId="27C55D45"/>
  <w16cid:commentId w16cid:paraId="321F5537" w16cid:durableId="27C55D50"/>
  <w16cid:commentId w16cid:paraId="383C124A" w16cid:durableId="27C55D60"/>
  <w16cid:commentId w16cid:paraId="6F798655" w16cid:durableId="27C553A1"/>
  <w16cid:commentId w16cid:paraId="16CC0AE9" w16cid:durableId="27C55D93"/>
  <w16cid:commentId w16cid:paraId="5D876918" w16cid:durableId="27C553C3"/>
  <w16cid:commentId w16cid:paraId="573A33CF" w16cid:durableId="27C55DA3"/>
  <w16cid:commentId w16cid:paraId="7FF99565" w16cid:durableId="27C5540B"/>
  <w16cid:commentId w16cid:paraId="5DA5E4ED" w16cid:durableId="27C55E00"/>
  <w16cid:commentId w16cid:paraId="7782E3FE" w16cid:durableId="27C55C8E"/>
  <w16cid:commentId w16cid:paraId="37D520CC" w16cid:durableId="27C555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F7D35" w14:textId="77777777" w:rsidR="00811323" w:rsidRDefault="00811323" w:rsidP="009D255B">
      <w:pPr>
        <w:spacing w:line="240" w:lineRule="auto"/>
      </w:pPr>
      <w:r>
        <w:separator/>
      </w:r>
    </w:p>
  </w:endnote>
  <w:endnote w:type="continuationSeparator" w:id="0">
    <w:p w14:paraId="77B3DE7B" w14:textId="77777777" w:rsidR="00811323" w:rsidRDefault="00811323" w:rsidP="009D2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D07B9" w14:textId="77777777" w:rsidR="00811323" w:rsidRDefault="00811323" w:rsidP="009D255B">
      <w:pPr>
        <w:spacing w:line="240" w:lineRule="auto"/>
      </w:pPr>
      <w:r>
        <w:separator/>
      </w:r>
    </w:p>
  </w:footnote>
  <w:footnote w:type="continuationSeparator" w:id="0">
    <w:p w14:paraId="19479293" w14:textId="77777777" w:rsidR="00811323" w:rsidRDefault="00811323" w:rsidP="009D25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4D672C"/>
    <w:multiLevelType w:val="hybridMultilevel"/>
    <w:tmpl w:val="381837CC"/>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7666873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ðalheiður Magnúsdóttir - HI">
    <w15:presenceInfo w15:providerId="AD" w15:userId="S::adm7@hi.is::0808ffb6-8237-4832-a86e-5227a1d101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55B"/>
    <w:rsid w:val="00007CE7"/>
    <w:rsid w:val="00011F52"/>
    <w:rsid w:val="00017B96"/>
    <w:rsid w:val="00026822"/>
    <w:rsid w:val="000632BF"/>
    <w:rsid w:val="0007566C"/>
    <w:rsid w:val="00096E61"/>
    <w:rsid w:val="000A37D5"/>
    <w:rsid w:val="000B411A"/>
    <w:rsid w:val="000C0982"/>
    <w:rsid w:val="000E2169"/>
    <w:rsid w:val="000F55A1"/>
    <w:rsid w:val="00103632"/>
    <w:rsid w:val="00103868"/>
    <w:rsid w:val="00123822"/>
    <w:rsid w:val="001246FC"/>
    <w:rsid w:val="00131B79"/>
    <w:rsid w:val="0015555C"/>
    <w:rsid w:val="001640D2"/>
    <w:rsid w:val="00193CC5"/>
    <w:rsid w:val="001949E8"/>
    <w:rsid w:val="001A30FB"/>
    <w:rsid w:val="001A317A"/>
    <w:rsid w:val="001B0A73"/>
    <w:rsid w:val="001B16FB"/>
    <w:rsid w:val="001B710B"/>
    <w:rsid w:val="001E57B6"/>
    <w:rsid w:val="00245704"/>
    <w:rsid w:val="002576A4"/>
    <w:rsid w:val="00262DF1"/>
    <w:rsid w:val="00265486"/>
    <w:rsid w:val="00265DCF"/>
    <w:rsid w:val="00271E19"/>
    <w:rsid w:val="00281FB3"/>
    <w:rsid w:val="00290746"/>
    <w:rsid w:val="002968F8"/>
    <w:rsid w:val="002B7284"/>
    <w:rsid w:val="002D0511"/>
    <w:rsid w:val="002D3340"/>
    <w:rsid w:val="002D5715"/>
    <w:rsid w:val="002E1B39"/>
    <w:rsid w:val="003008A5"/>
    <w:rsid w:val="00304077"/>
    <w:rsid w:val="00312197"/>
    <w:rsid w:val="00313769"/>
    <w:rsid w:val="00327EDC"/>
    <w:rsid w:val="0033217A"/>
    <w:rsid w:val="003332C7"/>
    <w:rsid w:val="00355474"/>
    <w:rsid w:val="00357BB2"/>
    <w:rsid w:val="003627DD"/>
    <w:rsid w:val="00372BB6"/>
    <w:rsid w:val="003839C1"/>
    <w:rsid w:val="003970F2"/>
    <w:rsid w:val="003A222C"/>
    <w:rsid w:val="003C099B"/>
    <w:rsid w:val="003C7E3D"/>
    <w:rsid w:val="003E3CFC"/>
    <w:rsid w:val="003F6EB0"/>
    <w:rsid w:val="00401F48"/>
    <w:rsid w:val="00403CC6"/>
    <w:rsid w:val="00425437"/>
    <w:rsid w:val="0042698C"/>
    <w:rsid w:val="004305B8"/>
    <w:rsid w:val="00445352"/>
    <w:rsid w:val="00471881"/>
    <w:rsid w:val="00477C18"/>
    <w:rsid w:val="004A63E7"/>
    <w:rsid w:val="004B1EBC"/>
    <w:rsid w:val="004C29C5"/>
    <w:rsid w:val="004C7680"/>
    <w:rsid w:val="004E01A0"/>
    <w:rsid w:val="004F4F52"/>
    <w:rsid w:val="00536183"/>
    <w:rsid w:val="00554D12"/>
    <w:rsid w:val="005609F6"/>
    <w:rsid w:val="00566E17"/>
    <w:rsid w:val="00584816"/>
    <w:rsid w:val="005B18AC"/>
    <w:rsid w:val="005B38D3"/>
    <w:rsid w:val="005B6BBC"/>
    <w:rsid w:val="005C3FBF"/>
    <w:rsid w:val="005C567B"/>
    <w:rsid w:val="005D0C7D"/>
    <w:rsid w:val="005E056E"/>
    <w:rsid w:val="005E5964"/>
    <w:rsid w:val="005F3C8F"/>
    <w:rsid w:val="00611714"/>
    <w:rsid w:val="006120DF"/>
    <w:rsid w:val="006613A3"/>
    <w:rsid w:val="006821B2"/>
    <w:rsid w:val="006949C9"/>
    <w:rsid w:val="00695F06"/>
    <w:rsid w:val="006A114A"/>
    <w:rsid w:val="006D272F"/>
    <w:rsid w:val="006D4FC7"/>
    <w:rsid w:val="006E04EB"/>
    <w:rsid w:val="006E050E"/>
    <w:rsid w:val="006E3EC0"/>
    <w:rsid w:val="007079A1"/>
    <w:rsid w:val="00721C8A"/>
    <w:rsid w:val="0072262D"/>
    <w:rsid w:val="00755A15"/>
    <w:rsid w:val="00755C8F"/>
    <w:rsid w:val="00756D39"/>
    <w:rsid w:val="00763A5A"/>
    <w:rsid w:val="00772E56"/>
    <w:rsid w:val="007759E6"/>
    <w:rsid w:val="007A5794"/>
    <w:rsid w:val="007D240D"/>
    <w:rsid w:val="007D251D"/>
    <w:rsid w:val="007F143F"/>
    <w:rsid w:val="007F5A8E"/>
    <w:rsid w:val="008015D2"/>
    <w:rsid w:val="0080354A"/>
    <w:rsid w:val="00803A4C"/>
    <w:rsid w:val="00804FF0"/>
    <w:rsid w:val="00807005"/>
    <w:rsid w:val="00810B5A"/>
    <w:rsid w:val="00811323"/>
    <w:rsid w:val="0081140B"/>
    <w:rsid w:val="008130BC"/>
    <w:rsid w:val="0084379C"/>
    <w:rsid w:val="00884C1C"/>
    <w:rsid w:val="00892808"/>
    <w:rsid w:val="008D5F38"/>
    <w:rsid w:val="009031A3"/>
    <w:rsid w:val="00903D83"/>
    <w:rsid w:val="009069EF"/>
    <w:rsid w:val="00907CA6"/>
    <w:rsid w:val="00913387"/>
    <w:rsid w:val="00935EEB"/>
    <w:rsid w:val="00936F3C"/>
    <w:rsid w:val="0096063E"/>
    <w:rsid w:val="00963A35"/>
    <w:rsid w:val="0096447F"/>
    <w:rsid w:val="00976170"/>
    <w:rsid w:val="00990DBB"/>
    <w:rsid w:val="009A19C3"/>
    <w:rsid w:val="009C122F"/>
    <w:rsid w:val="009D255B"/>
    <w:rsid w:val="009E58EB"/>
    <w:rsid w:val="00A14142"/>
    <w:rsid w:val="00A213E9"/>
    <w:rsid w:val="00A22896"/>
    <w:rsid w:val="00A33AE6"/>
    <w:rsid w:val="00A501AB"/>
    <w:rsid w:val="00A501C8"/>
    <w:rsid w:val="00A7113C"/>
    <w:rsid w:val="00AA30CF"/>
    <w:rsid w:val="00AA4881"/>
    <w:rsid w:val="00AB6D1A"/>
    <w:rsid w:val="00AE281C"/>
    <w:rsid w:val="00AE33F5"/>
    <w:rsid w:val="00AE6552"/>
    <w:rsid w:val="00B31DED"/>
    <w:rsid w:val="00B370AC"/>
    <w:rsid w:val="00B402EB"/>
    <w:rsid w:val="00B80734"/>
    <w:rsid w:val="00B81BF8"/>
    <w:rsid w:val="00B83458"/>
    <w:rsid w:val="00B936AC"/>
    <w:rsid w:val="00B93985"/>
    <w:rsid w:val="00B94356"/>
    <w:rsid w:val="00BA2FBA"/>
    <w:rsid w:val="00BA575C"/>
    <w:rsid w:val="00BB49E8"/>
    <w:rsid w:val="00BC5A2B"/>
    <w:rsid w:val="00BE2474"/>
    <w:rsid w:val="00BE2CB7"/>
    <w:rsid w:val="00BF04F0"/>
    <w:rsid w:val="00C151D9"/>
    <w:rsid w:val="00C207F1"/>
    <w:rsid w:val="00C33109"/>
    <w:rsid w:val="00C369F4"/>
    <w:rsid w:val="00C36B52"/>
    <w:rsid w:val="00C41EF3"/>
    <w:rsid w:val="00C53010"/>
    <w:rsid w:val="00C549F0"/>
    <w:rsid w:val="00C57100"/>
    <w:rsid w:val="00C63C23"/>
    <w:rsid w:val="00C86467"/>
    <w:rsid w:val="00CA6098"/>
    <w:rsid w:val="00CC499D"/>
    <w:rsid w:val="00CD32A7"/>
    <w:rsid w:val="00CF565E"/>
    <w:rsid w:val="00CF7C1A"/>
    <w:rsid w:val="00D0582C"/>
    <w:rsid w:val="00D06439"/>
    <w:rsid w:val="00D20787"/>
    <w:rsid w:val="00D24B54"/>
    <w:rsid w:val="00D26ADD"/>
    <w:rsid w:val="00D31306"/>
    <w:rsid w:val="00D434CD"/>
    <w:rsid w:val="00D44FF8"/>
    <w:rsid w:val="00D6109F"/>
    <w:rsid w:val="00DC5534"/>
    <w:rsid w:val="00DC708C"/>
    <w:rsid w:val="00DD4C0D"/>
    <w:rsid w:val="00DE2E83"/>
    <w:rsid w:val="00DE5A7F"/>
    <w:rsid w:val="00DF0D32"/>
    <w:rsid w:val="00E147F4"/>
    <w:rsid w:val="00E65789"/>
    <w:rsid w:val="00E67E33"/>
    <w:rsid w:val="00E829F6"/>
    <w:rsid w:val="00E90C03"/>
    <w:rsid w:val="00E95FBC"/>
    <w:rsid w:val="00EA4607"/>
    <w:rsid w:val="00EA72A3"/>
    <w:rsid w:val="00EF278E"/>
    <w:rsid w:val="00F024BE"/>
    <w:rsid w:val="00F10510"/>
    <w:rsid w:val="00F21DF8"/>
    <w:rsid w:val="00F30226"/>
    <w:rsid w:val="00F56AE2"/>
    <w:rsid w:val="00F627F7"/>
    <w:rsid w:val="00F63FE4"/>
    <w:rsid w:val="00F712C4"/>
    <w:rsid w:val="00F92EA9"/>
    <w:rsid w:val="00F93405"/>
    <w:rsid w:val="00F956C1"/>
    <w:rsid w:val="00FB1E27"/>
    <w:rsid w:val="00FB2F96"/>
    <w:rsid w:val="00FB44E7"/>
    <w:rsid w:val="00FC2093"/>
    <w:rsid w:val="00FE197E"/>
    <w:rsid w:val="00FE3F1A"/>
    <w:rsid w:val="00FF3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4B4EB"/>
  <w15:chartTrackingRefBased/>
  <w15:docId w15:val="{7915A9B2-88AA-AE42-9A26-B3C13C48F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09F"/>
    <w:pPr>
      <w:spacing w:line="480" w:lineRule="auto"/>
      <w:ind w:firstLine="720"/>
    </w:pPr>
    <w:rPr>
      <w:rFonts w:ascii="Times New Roman" w:hAnsi="Times New Roman" w:cs="Times New Roman"/>
      <w:lang w:val="is-IS"/>
    </w:rPr>
  </w:style>
  <w:style w:type="paragraph" w:styleId="Heading1">
    <w:name w:val="heading 1"/>
    <w:basedOn w:val="Normal"/>
    <w:next w:val="Normal"/>
    <w:link w:val="Heading1Char"/>
    <w:uiPriority w:val="9"/>
    <w:qFormat/>
    <w:rsid w:val="00011F52"/>
    <w:pPr>
      <w:ind w:firstLine="0"/>
      <w:jc w:val="center"/>
      <w:outlineLvl w:val="0"/>
    </w:pPr>
    <w:rPr>
      <w:b/>
      <w:bCs/>
    </w:rPr>
  </w:style>
  <w:style w:type="paragraph" w:styleId="Heading2">
    <w:name w:val="heading 2"/>
    <w:basedOn w:val="Normal"/>
    <w:next w:val="Normal"/>
    <w:link w:val="Heading2Char"/>
    <w:uiPriority w:val="9"/>
    <w:unhideWhenUsed/>
    <w:qFormat/>
    <w:rsid w:val="00011F52"/>
    <w:pPr>
      <w:spacing w:before="240"/>
      <w:ind w:firstLine="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9D255B"/>
    <w:pPr>
      <w:spacing w:before="120" w:after="120"/>
    </w:pPr>
    <w:rPr>
      <w:bCs w:val="0"/>
      <w:color w:val="000000" w:themeColor="text1"/>
    </w:rPr>
  </w:style>
  <w:style w:type="character" w:customStyle="1" w:styleId="TitleChar">
    <w:name w:val="Title Char"/>
    <w:basedOn w:val="DefaultParagraphFont"/>
    <w:link w:val="Title"/>
    <w:uiPriority w:val="10"/>
    <w:rsid w:val="009D255B"/>
    <w:rPr>
      <w:rFonts w:ascii="Times New Roman" w:eastAsiaTheme="majorEastAsia" w:hAnsi="Times New Roman" w:cs="Times New Roman"/>
      <w:bCs/>
      <w:color w:val="000000" w:themeColor="text1"/>
      <w:lang w:val="is-IS"/>
    </w:rPr>
  </w:style>
  <w:style w:type="character" w:customStyle="1" w:styleId="Heading1Char">
    <w:name w:val="Heading 1 Char"/>
    <w:basedOn w:val="DefaultParagraphFont"/>
    <w:link w:val="Heading1"/>
    <w:uiPriority w:val="9"/>
    <w:rsid w:val="00011F52"/>
    <w:rPr>
      <w:rFonts w:ascii="Times New Roman" w:hAnsi="Times New Roman" w:cs="Times New Roman"/>
      <w:b/>
      <w:bCs/>
      <w:lang w:val="is-IS"/>
    </w:rPr>
  </w:style>
  <w:style w:type="character" w:customStyle="1" w:styleId="Heading2Char">
    <w:name w:val="Heading 2 Char"/>
    <w:basedOn w:val="DefaultParagraphFont"/>
    <w:link w:val="Heading2"/>
    <w:uiPriority w:val="9"/>
    <w:rsid w:val="00011F52"/>
    <w:rPr>
      <w:rFonts w:ascii="Times New Roman" w:hAnsi="Times New Roman" w:cs="Times New Roman"/>
      <w:i/>
      <w:iCs/>
      <w:lang w:val="is-IS"/>
    </w:rPr>
  </w:style>
  <w:style w:type="paragraph" w:styleId="Header">
    <w:name w:val="header"/>
    <w:basedOn w:val="Normal"/>
    <w:link w:val="HeaderChar"/>
    <w:uiPriority w:val="99"/>
    <w:unhideWhenUsed/>
    <w:rsid w:val="009D255B"/>
    <w:pPr>
      <w:tabs>
        <w:tab w:val="center" w:pos="4513"/>
        <w:tab w:val="right" w:pos="9026"/>
      </w:tabs>
      <w:spacing w:line="240" w:lineRule="auto"/>
    </w:pPr>
  </w:style>
  <w:style w:type="character" w:customStyle="1" w:styleId="HeaderChar">
    <w:name w:val="Header Char"/>
    <w:basedOn w:val="DefaultParagraphFont"/>
    <w:link w:val="Header"/>
    <w:uiPriority w:val="99"/>
    <w:rsid w:val="009D255B"/>
    <w:rPr>
      <w:rFonts w:ascii="Times New Roman" w:hAnsi="Times New Roman" w:cs="Times New Roman"/>
      <w:lang w:val="is-IS"/>
    </w:rPr>
  </w:style>
  <w:style w:type="paragraph" w:styleId="Footer">
    <w:name w:val="footer"/>
    <w:basedOn w:val="Normal"/>
    <w:link w:val="FooterChar"/>
    <w:uiPriority w:val="99"/>
    <w:unhideWhenUsed/>
    <w:rsid w:val="009D255B"/>
    <w:pPr>
      <w:tabs>
        <w:tab w:val="center" w:pos="4513"/>
        <w:tab w:val="right" w:pos="9026"/>
      </w:tabs>
      <w:spacing w:line="240" w:lineRule="auto"/>
    </w:pPr>
  </w:style>
  <w:style w:type="character" w:customStyle="1" w:styleId="FooterChar">
    <w:name w:val="Footer Char"/>
    <w:basedOn w:val="DefaultParagraphFont"/>
    <w:link w:val="Footer"/>
    <w:uiPriority w:val="99"/>
    <w:rsid w:val="009D255B"/>
    <w:rPr>
      <w:rFonts w:ascii="Times New Roman" w:hAnsi="Times New Roman" w:cs="Times New Roman"/>
      <w:lang w:val="is-IS"/>
    </w:rPr>
  </w:style>
  <w:style w:type="paragraph" w:styleId="Subtitle">
    <w:name w:val="Subtitle"/>
    <w:aliases w:val="Refereneces"/>
    <w:basedOn w:val="Normal"/>
    <w:next w:val="Normal"/>
    <w:link w:val="SubtitleChar"/>
    <w:uiPriority w:val="11"/>
    <w:qFormat/>
    <w:rsid w:val="00F56AE2"/>
    <w:pPr>
      <w:numPr>
        <w:ilvl w:val="1"/>
      </w:numPr>
      <w:spacing w:after="120"/>
      <w:ind w:left="720" w:hanging="720"/>
    </w:pPr>
    <w:rPr>
      <w:rFonts w:eastAsiaTheme="minorEastAsia" w:cs="Times New Roman (Body CS)"/>
      <w:color w:val="000000" w:themeColor="text1"/>
      <w:szCs w:val="22"/>
    </w:rPr>
  </w:style>
  <w:style w:type="character" w:customStyle="1" w:styleId="SubtitleChar">
    <w:name w:val="Subtitle Char"/>
    <w:aliases w:val="Refereneces Char"/>
    <w:basedOn w:val="DefaultParagraphFont"/>
    <w:link w:val="Subtitle"/>
    <w:uiPriority w:val="11"/>
    <w:rsid w:val="00F56AE2"/>
    <w:rPr>
      <w:rFonts w:ascii="Times New Roman" w:eastAsiaTheme="minorEastAsia" w:hAnsi="Times New Roman" w:cs="Times New Roman (Body CS)"/>
      <w:color w:val="000000" w:themeColor="text1"/>
      <w:szCs w:val="22"/>
      <w:lang w:val="is-IS"/>
    </w:rPr>
  </w:style>
  <w:style w:type="character" w:customStyle="1" w:styleId="apple-converted-space">
    <w:name w:val="apple-converted-space"/>
    <w:basedOn w:val="DefaultParagraphFont"/>
    <w:rsid w:val="00DD4C0D"/>
  </w:style>
  <w:style w:type="paragraph" w:styleId="NormalWeb">
    <w:name w:val="Normal (Web)"/>
    <w:basedOn w:val="Normal"/>
    <w:uiPriority w:val="99"/>
    <w:semiHidden/>
    <w:unhideWhenUsed/>
    <w:rsid w:val="003627DD"/>
    <w:pPr>
      <w:spacing w:before="100" w:beforeAutospacing="1" w:after="100" w:afterAutospacing="1" w:line="240" w:lineRule="auto"/>
      <w:ind w:firstLine="0"/>
    </w:pPr>
    <w:rPr>
      <w:rFonts w:eastAsia="Times New Roman"/>
      <w:lang w:eastAsia="en-GB"/>
    </w:rPr>
  </w:style>
  <w:style w:type="character" w:styleId="Strong">
    <w:name w:val="Strong"/>
    <w:basedOn w:val="DefaultParagraphFont"/>
    <w:uiPriority w:val="22"/>
    <w:qFormat/>
    <w:rsid w:val="00C63C23"/>
    <w:rPr>
      <w:b/>
      <w:bCs/>
    </w:rPr>
  </w:style>
  <w:style w:type="character" w:styleId="Emphasis">
    <w:name w:val="Emphasis"/>
    <w:basedOn w:val="DefaultParagraphFont"/>
    <w:uiPriority w:val="20"/>
    <w:qFormat/>
    <w:rsid w:val="00C63C23"/>
    <w:rPr>
      <w:i/>
      <w:iCs/>
    </w:rPr>
  </w:style>
  <w:style w:type="character" w:styleId="Hyperlink">
    <w:name w:val="Hyperlink"/>
    <w:basedOn w:val="DefaultParagraphFont"/>
    <w:uiPriority w:val="99"/>
    <w:unhideWhenUsed/>
    <w:rsid w:val="00C63C23"/>
    <w:rPr>
      <w:color w:val="0000FF"/>
      <w:u w:val="single"/>
    </w:rPr>
  </w:style>
  <w:style w:type="table" w:styleId="TableGrid">
    <w:name w:val="Table Grid"/>
    <w:basedOn w:val="TableNormal"/>
    <w:uiPriority w:val="39"/>
    <w:rsid w:val="00935EE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2197"/>
    <w:rPr>
      <w:color w:val="605E5C"/>
      <w:shd w:val="clear" w:color="auto" w:fill="E1DFDD"/>
    </w:rPr>
  </w:style>
  <w:style w:type="table" w:styleId="PlainTable4">
    <w:name w:val="Plain Table 4"/>
    <w:basedOn w:val="TableNormal"/>
    <w:uiPriority w:val="44"/>
    <w:rsid w:val="005B6B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3A222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3A222C"/>
    <w:pPr>
      <w:ind w:left="720"/>
      <w:contextualSpacing/>
    </w:pPr>
  </w:style>
  <w:style w:type="paragraph" w:styleId="Revision">
    <w:name w:val="Revision"/>
    <w:hidden/>
    <w:uiPriority w:val="99"/>
    <w:semiHidden/>
    <w:rsid w:val="008015D2"/>
    <w:rPr>
      <w:rFonts w:ascii="Times New Roman" w:hAnsi="Times New Roman" w:cs="Times New Roman"/>
      <w:lang w:val="is-IS"/>
    </w:rPr>
  </w:style>
  <w:style w:type="character" w:styleId="CommentReference">
    <w:name w:val="annotation reference"/>
    <w:basedOn w:val="DefaultParagraphFont"/>
    <w:uiPriority w:val="99"/>
    <w:semiHidden/>
    <w:unhideWhenUsed/>
    <w:rsid w:val="008015D2"/>
    <w:rPr>
      <w:sz w:val="16"/>
      <w:szCs w:val="16"/>
    </w:rPr>
  </w:style>
  <w:style w:type="paragraph" w:styleId="CommentText">
    <w:name w:val="annotation text"/>
    <w:basedOn w:val="Normal"/>
    <w:link w:val="CommentTextChar"/>
    <w:uiPriority w:val="99"/>
    <w:unhideWhenUsed/>
    <w:rsid w:val="008015D2"/>
    <w:pPr>
      <w:spacing w:line="240" w:lineRule="auto"/>
    </w:pPr>
    <w:rPr>
      <w:sz w:val="20"/>
      <w:szCs w:val="20"/>
    </w:rPr>
  </w:style>
  <w:style w:type="character" w:customStyle="1" w:styleId="CommentTextChar">
    <w:name w:val="Comment Text Char"/>
    <w:basedOn w:val="DefaultParagraphFont"/>
    <w:link w:val="CommentText"/>
    <w:uiPriority w:val="99"/>
    <w:rsid w:val="008015D2"/>
    <w:rPr>
      <w:rFonts w:ascii="Times New Roman" w:hAnsi="Times New Roman" w:cs="Times New Roman"/>
      <w:sz w:val="20"/>
      <w:szCs w:val="20"/>
      <w:lang w:val="is-IS"/>
    </w:rPr>
  </w:style>
  <w:style w:type="paragraph" w:styleId="CommentSubject">
    <w:name w:val="annotation subject"/>
    <w:basedOn w:val="CommentText"/>
    <w:next w:val="CommentText"/>
    <w:link w:val="CommentSubjectChar"/>
    <w:uiPriority w:val="99"/>
    <w:semiHidden/>
    <w:unhideWhenUsed/>
    <w:rsid w:val="008015D2"/>
    <w:rPr>
      <w:b/>
      <w:bCs/>
    </w:rPr>
  </w:style>
  <w:style w:type="character" w:customStyle="1" w:styleId="CommentSubjectChar">
    <w:name w:val="Comment Subject Char"/>
    <w:basedOn w:val="CommentTextChar"/>
    <w:link w:val="CommentSubject"/>
    <w:uiPriority w:val="99"/>
    <w:semiHidden/>
    <w:rsid w:val="008015D2"/>
    <w:rPr>
      <w:rFonts w:ascii="Times New Roman" w:hAnsi="Times New Roman" w:cs="Times New Roman"/>
      <w:b/>
      <w:bCs/>
      <w:sz w:val="20"/>
      <w:szCs w:val="20"/>
      <w:lang w:val="is-I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41">
      <w:bodyDiv w:val="1"/>
      <w:marLeft w:val="0"/>
      <w:marRight w:val="0"/>
      <w:marTop w:val="0"/>
      <w:marBottom w:val="0"/>
      <w:divBdr>
        <w:top w:val="none" w:sz="0" w:space="0" w:color="auto"/>
        <w:left w:val="none" w:sz="0" w:space="0" w:color="auto"/>
        <w:bottom w:val="none" w:sz="0" w:space="0" w:color="auto"/>
        <w:right w:val="none" w:sz="0" w:space="0" w:color="auto"/>
      </w:divBdr>
    </w:div>
    <w:div w:id="10764639">
      <w:bodyDiv w:val="1"/>
      <w:marLeft w:val="0"/>
      <w:marRight w:val="0"/>
      <w:marTop w:val="0"/>
      <w:marBottom w:val="0"/>
      <w:divBdr>
        <w:top w:val="none" w:sz="0" w:space="0" w:color="auto"/>
        <w:left w:val="none" w:sz="0" w:space="0" w:color="auto"/>
        <w:bottom w:val="none" w:sz="0" w:space="0" w:color="auto"/>
        <w:right w:val="none" w:sz="0" w:space="0" w:color="auto"/>
      </w:divBdr>
    </w:div>
    <w:div w:id="19087191">
      <w:bodyDiv w:val="1"/>
      <w:marLeft w:val="0"/>
      <w:marRight w:val="0"/>
      <w:marTop w:val="0"/>
      <w:marBottom w:val="0"/>
      <w:divBdr>
        <w:top w:val="none" w:sz="0" w:space="0" w:color="auto"/>
        <w:left w:val="none" w:sz="0" w:space="0" w:color="auto"/>
        <w:bottom w:val="none" w:sz="0" w:space="0" w:color="auto"/>
        <w:right w:val="none" w:sz="0" w:space="0" w:color="auto"/>
      </w:divBdr>
    </w:div>
    <w:div w:id="46727871">
      <w:bodyDiv w:val="1"/>
      <w:marLeft w:val="0"/>
      <w:marRight w:val="0"/>
      <w:marTop w:val="0"/>
      <w:marBottom w:val="0"/>
      <w:divBdr>
        <w:top w:val="none" w:sz="0" w:space="0" w:color="auto"/>
        <w:left w:val="none" w:sz="0" w:space="0" w:color="auto"/>
        <w:bottom w:val="none" w:sz="0" w:space="0" w:color="auto"/>
        <w:right w:val="none" w:sz="0" w:space="0" w:color="auto"/>
      </w:divBdr>
    </w:div>
    <w:div w:id="152062192">
      <w:bodyDiv w:val="1"/>
      <w:marLeft w:val="0"/>
      <w:marRight w:val="0"/>
      <w:marTop w:val="0"/>
      <w:marBottom w:val="0"/>
      <w:divBdr>
        <w:top w:val="none" w:sz="0" w:space="0" w:color="auto"/>
        <w:left w:val="none" w:sz="0" w:space="0" w:color="auto"/>
        <w:bottom w:val="none" w:sz="0" w:space="0" w:color="auto"/>
        <w:right w:val="none" w:sz="0" w:space="0" w:color="auto"/>
      </w:divBdr>
    </w:div>
    <w:div w:id="177812055">
      <w:bodyDiv w:val="1"/>
      <w:marLeft w:val="0"/>
      <w:marRight w:val="0"/>
      <w:marTop w:val="0"/>
      <w:marBottom w:val="0"/>
      <w:divBdr>
        <w:top w:val="none" w:sz="0" w:space="0" w:color="auto"/>
        <w:left w:val="none" w:sz="0" w:space="0" w:color="auto"/>
        <w:bottom w:val="none" w:sz="0" w:space="0" w:color="auto"/>
        <w:right w:val="none" w:sz="0" w:space="0" w:color="auto"/>
      </w:divBdr>
    </w:div>
    <w:div w:id="181364712">
      <w:bodyDiv w:val="1"/>
      <w:marLeft w:val="0"/>
      <w:marRight w:val="0"/>
      <w:marTop w:val="0"/>
      <w:marBottom w:val="0"/>
      <w:divBdr>
        <w:top w:val="none" w:sz="0" w:space="0" w:color="auto"/>
        <w:left w:val="none" w:sz="0" w:space="0" w:color="auto"/>
        <w:bottom w:val="none" w:sz="0" w:space="0" w:color="auto"/>
        <w:right w:val="none" w:sz="0" w:space="0" w:color="auto"/>
      </w:divBdr>
      <w:divsChild>
        <w:div w:id="1290630509">
          <w:marLeft w:val="0"/>
          <w:marRight w:val="0"/>
          <w:marTop w:val="0"/>
          <w:marBottom w:val="0"/>
          <w:divBdr>
            <w:top w:val="none" w:sz="0" w:space="0" w:color="auto"/>
            <w:left w:val="none" w:sz="0" w:space="0" w:color="auto"/>
            <w:bottom w:val="none" w:sz="0" w:space="0" w:color="auto"/>
            <w:right w:val="none" w:sz="0" w:space="0" w:color="auto"/>
          </w:divBdr>
          <w:divsChild>
            <w:div w:id="2130926624">
              <w:marLeft w:val="0"/>
              <w:marRight w:val="0"/>
              <w:marTop w:val="0"/>
              <w:marBottom w:val="0"/>
              <w:divBdr>
                <w:top w:val="none" w:sz="0" w:space="0" w:color="auto"/>
                <w:left w:val="none" w:sz="0" w:space="0" w:color="auto"/>
                <w:bottom w:val="none" w:sz="0" w:space="0" w:color="auto"/>
                <w:right w:val="none" w:sz="0" w:space="0" w:color="auto"/>
              </w:divBdr>
              <w:divsChild>
                <w:div w:id="10153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71740">
      <w:bodyDiv w:val="1"/>
      <w:marLeft w:val="0"/>
      <w:marRight w:val="0"/>
      <w:marTop w:val="0"/>
      <w:marBottom w:val="0"/>
      <w:divBdr>
        <w:top w:val="none" w:sz="0" w:space="0" w:color="auto"/>
        <w:left w:val="none" w:sz="0" w:space="0" w:color="auto"/>
        <w:bottom w:val="none" w:sz="0" w:space="0" w:color="auto"/>
        <w:right w:val="none" w:sz="0" w:space="0" w:color="auto"/>
      </w:divBdr>
    </w:div>
    <w:div w:id="271085353">
      <w:bodyDiv w:val="1"/>
      <w:marLeft w:val="0"/>
      <w:marRight w:val="0"/>
      <w:marTop w:val="0"/>
      <w:marBottom w:val="0"/>
      <w:divBdr>
        <w:top w:val="none" w:sz="0" w:space="0" w:color="auto"/>
        <w:left w:val="none" w:sz="0" w:space="0" w:color="auto"/>
        <w:bottom w:val="none" w:sz="0" w:space="0" w:color="auto"/>
        <w:right w:val="none" w:sz="0" w:space="0" w:color="auto"/>
      </w:divBdr>
    </w:div>
    <w:div w:id="347030069">
      <w:bodyDiv w:val="1"/>
      <w:marLeft w:val="0"/>
      <w:marRight w:val="0"/>
      <w:marTop w:val="0"/>
      <w:marBottom w:val="0"/>
      <w:divBdr>
        <w:top w:val="none" w:sz="0" w:space="0" w:color="auto"/>
        <w:left w:val="none" w:sz="0" w:space="0" w:color="auto"/>
        <w:bottom w:val="none" w:sz="0" w:space="0" w:color="auto"/>
        <w:right w:val="none" w:sz="0" w:space="0" w:color="auto"/>
      </w:divBdr>
      <w:divsChild>
        <w:div w:id="294023833">
          <w:marLeft w:val="0"/>
          <w:marRight w:val="0"/>
          <w:marTop w:val="0"/>
          <w:marBottom w:val="0"/>
          <w:divBdr>
            <w:top w:val="none" w:sz="0" w:space="0" w:color="auto"/>
            <w:left w:val="none" w:sz="0" w:space="0" w:color="auto"/>
            <w:bottom w:val="none" w:sz="0" w:space="0" w:color="auto"/>
            <w:right w:val="none" w:sz="0" w:space="0" w:color="auto"/>
          </w:divBdr>
          <w:divsChild>
            <w:div w:id="1091857046">
              <w:marLeft w:val="0"/>
              <w:marRight w:val="0"/>
              <w:marTop w:val="0"/>
              <w:marBottom w:val="0"/>
              <w:divBdr>
                <w:top w:val="none" w:sz="0" w:space="0" w:color="auto"/>
                <w:left w:val="none" w:sz="0" w:space="0" w:color="auto"/>
                <w:bottom w:val="none" w:sz="0" w:space="0" w:color="auto"/>
                <w:right w:val="none" w:sz="0" w:space="0" w:color="auto"/>
              </w:divBdr>
              <w:divsChild>
                <w:div w:id="202134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91949">
      <w:bodyDiv w:val="1"/>
      <w:marLeft w:val="0"/>
      <w:marRight w:val="0"/>
      <w:marTop w:val="0"/>
      <w:marBottom w:val="0"/>
      <w:divBdr>
        <w:top w:val="none" w:sz="0" w:space="0" w:color="auto"/>
        <w:left w:val="none" w:sz="0" w:space="0" w:color="auto"/>
        <w:bottom w:val="none" w:sz="0" w:space="0" w:color="auto"/>
        <w:right w:val="none" w:sz="0" w:space="0" w:color="auto"/>
      </w:divBdr>
      <w:divsChild>
        <w:div w:id="1095515097">
          <w:marLeft w:val="0"/>
          <w:marRight w:val="0"/>
          <w:marTop w:val="0"/>
          <w:marBottom w:val="0"/>
          <w:divBdr>
            <w:top w:val="none" w:sz="0" w:space="0" w:color="auto"/>
            <w:left w:val="none" w:sz="0" w:space="0" w:color="auto"/>
            <w:bottom w:val="none" w:sz="0" w:space="0" w:color="auto"/>
            <w:right w:val="none" w:sz="0" w:space="0" w:color="auto"/>
          </w:divBdr>
          <w:divsChild>
            <w:div w:id="1203596687">
              <w:marLeft w:val="0"/>
              <w:marRight w:val="0"/>
              <w:marTop w:val="0"/>
              <w:marBottom w:val="0"/>
              <w:divBdr>
                <w:top w:val="none" w:sz="0" w:space="0" w:color="auto"/>
                <w:left w:val="none" w:sz="0" w:space="0" w:color="auto"/>
                <w:bottom w:val="none" w:sz="0" w:space="0" w:color="auto"/>
                <w:right w:val="none" w:sz="0" w:space="0" w:color="auto"/>
              </w:divBdr>
              <w:divsChild>
                <w:div w:id="7349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91456">
      <w:bodyDiv w:val="1"/>
      <w:marLeft w:val="0"/>
      <w:marRight w:val="0"/>
      <w:marTop w:val="0"/>
      <w:marBottom w:val="0"/>
      <w:divBdr>
        <w:top w:val="none" w:sz="0" w:space="0" w:color="auto"/>
        <w:left w:val="none" w:sz="0" w:space="0" w:color="auto"/>
        <w:bottom w:val="none" w:sz="0" w:space="0" w:color="auto"/>
        <w:right w:val="none" w:sz="0" w:space="0" w:color="auto"/>
      </w:divBdr>
    </w:div>
    <w:div w:id="425152732">
      <w:bodyDiv w:val="1"/>
      <w:marLeft w:val="0"/>
      <w:marRight w:val="0"/>
      <w:marTop w:val="0"/>
      <w:marBottom w:val="0"/>
      <w:divBdr>
        <w:top w:val="none" w:sz="0" w:space="0" w:color="auto"/>
        <w:left w:val="none" w:sz="0" w:space="0" w:color="auto"/>
        <w:bottom w:val="none" w:sz="0" w:space="0" w:color="auto"/>
        <w:right w:val="none" w:sz="0" w:space="0" w:color="auto"/>
      </w:divBdr>
    </w:div>
    <w:div w:id="509294804">
      <w:bodyDiv w:val="1"/>
      <w:marLeft w:val="0"/>
      <w:marRight w:val="0"/>
      <w:marTop w:val="0"/>
      <w:marBottom w:val="0"/>
      <w:divBdr>
        <w:top w:val="none" w:sz="0" w:space="0" w:color="auto"/>
        <w:left w:val="none" w:sz="0" w:space="0" w:color="auto"/>
        <w:bottom w:val="none" w:sz="0" w:space="0" w:color="auto"/>
        <w:right w:val="none" w:sz="0" w:space="0" w:color="auto"/>
      </w:divBdr>
    </w:div>
    <w:div w:id="557126624">
      <w:bodyDiv w:val="1"/>
      <w:marLeft w:val="0"/>
      <w:marRight w:val="0"/>
      <w:marTop w:val="0"/>
      <w:marBottom w:val="0"/>
      <w:divBdr>
        <w:top w:val="none" w:sz="0" w:space="0" w:color="auto"/>
        <w:left w:val="none" w:sz="0" w:space="0" w:color="auto"/>
        <w:bottom w:val="none" w:sz="0" w:space="0" w:color="auto"/>
        <w:right w:val="none" w:sz="0" w:space="0" w:color="auto"/>
      </w:divBdr>
    </w:div>
    <w:div w:id="583689683">
      <w:bodyDiv w:val="1"/>
      <w:marLeft w:val="0"/>
      <w:marRight w:val="0"/>
      <w:marTop w:val="0"/>
      <w:marBottom w:val="0"/>
      <w:divBdr>
        <w:top w:val="none" w:sz="0" w:space="0" w:color="auto"/>
        <w:left w:val="none" w:sz="0" w:space="0" w:color="auto"/>
        <w:bottom w:val="none" w:sz="0" w:space="0" w:color="auto"/>
        <w:right w:val="none" w:sz="0" w:space="0" w:color="auto"/>
      </w:divBdr>
      <w:divsChild>
        <w:div w:id="1526363519">
          <w:marLeft w:val="0"/>
          <w:marRight w:val="0"/>
          <w:marTop w:val="0"/>
          <w:marBottom w:val="0"/>
          <w:divBdr>
            <w:top w:val="none" w:sz="0" w:space="0" w:color="auto"/>
            <w:left w:val="none" w:sz="0" w:space="0" w:color="auto"/>
            <w:bottom w:val="none" w:sz="0" w:space="0" w:color="auto"/>
            <w:right w:val="none" w:sz="0" w:space="0" w:color="auto"/>
          </w:divBdr>
          <w:divsChild>
            <w:div w:id="751007651">
              <w:marLeft w:val="0"/>
              <w:marRight w:val="0"/>
              <w:marTop w:val="0"/>
              <w:marBottom w:val="0"/>
              <w:divBdr>
                <w:top w:val="none" w:sz="0" w:space="0" w:color="auto"/>
                <w:left w:val="none" w:sz="0" w:space="0" w:color="auto"/>
                <w:bottom w:val="none" w:sz="0" w:space="0" w:color="auto"/>
                <w:right w:val="none" w:sz="0" w:space="0" w:color="auto"/>
              </w:divBdr>
              <w:divsChild>
                <w:div w:id="406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67805">
      <w:bodyDiv w:val="1"/>
      <w:marLeft w:val="0"/>
      <w:marRight w:val="0"/>
      <w:marTop w:val="0"/>
      <w:marBottom w:val="0"/>
      <w:divBdr>
        <w:top w:val="none" w:sz="0" w:space="0" w:color="auto"/>
        <w:left w:val="none" w:sz="0" w:space="0" w:color="auto"/>
        <w:bottom w:val="none" w:sz="0" w:space="0" w:color="auto"/>
        <w:right w:val="none" w:sz="0" w:space="0" w:color="auto"/>
      </w:divBdr>
    </w:div>
    <w:div w:id="669604521">
      <w:bodyDiv w:val="1"/>
      <w:marLeft w:val="0"/>
      <w:marRight w:val="0"/>
      <w:marTop w:val="0"/>
      <w:marBottom w:val="0"/>
      <w:divBdr>
        <w:top w:val="none" w:sz="0" w:space="0" w:color="auto"/>
        <w:left w:val="none" w:sz="0" w:space="0" w:color="auto"/>
        <w:bottom w:val="none" w:sz="0" w:space="0" w:color="auto"/>
        <w:right w:val="none" w:sz="0" w:space="0" w:color="auto"/>
      </w:divBdr>
      <w:divsChild>
        <w:div w:id="1953515573">
          <w:marLeft w:val="0"/>
          <w:marRight w:val="0"/>
          <w:marTop w:val="0"/>
          <w:marBottom w:val="0"/>
          <w:divBdr>
            <w:top w:val="none" w:sz="0" w:space="0" w:color="auto"/>
            <w:left w:val="none" w:sz="0" w:space="0" w:color="auto"/>
            <w:bottom w:val="none" w:sz="0" w:space="0" w:color="auto"/>
            <w:right w:val="none" w:sz="0" w:space="0" w:color="auto"/>
          </w:divBdr>
          <w:divsChild>
            <w:div w:id="170074404">
              <w:marLeft w:val="0"/>
              <w:marRight w:val="0"/>
              <w:marTop w:val="0"/>
              <w:marBottom w:val="0"/>
              <w:divBdr>
                <w:top w:val="none" w:sz="0" w:space="0" w:color="auto"/>
                <w:left w:val="none" w:sz="0" w:space="0" w:color="auto"/>
                <w:bottom w:val="none" w:sz="0" w:space="0" w:color="auto"/>
                <w:right w:val="none" w:sz="0" w:space="0" w:color="auto"/>
              </w:divBdr>
              <w:divsChild>
                <w:div w:id="3526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2433">
      <w:bodyDiv w:val="1"/>
      <w:marLeft w:val="0"/>
      <w:marRight w:val="0"/>
      <w:marTop w:val="0"/>
      <w:marBottom w:val="0"/>
      <w:divBdr>
        <w:top w:val="none" w:sz="0" w:space="0" w:color="auto"/>
        <w:left w:val="none" w:sz="0" w:space="0" w:color="auto"/>
        <w:bottom w:val="none" w:sz="0" w:space="0" w:color="auto"/>
        <w:right w:val="none" w:sz="0" w:space="0" w:color="auto"/>
      </w:divBdr>
    </w:div>
    <w:div w:id="769469380">
      <w:bodyDiv w:val="1"/>
      <w:marLeft w:val="0"/>
      <w:marRight w:val="0"/>
      <w:marTop w:val="0"/>
      <w:marBottom w:val="0"/>
      <w:divBdr>
        <w:top w:val="none" w:sz="0" w:space="0" w:color="auto"/>
        <w:left w:val="none" w:sz="0" w:space="0" w:color="auto"/>
        <w:bottom w:val="none" w:sz="0" w:space="0" w:color="auto"/>
        <w:right w:val="none" w:sz="0" w:space="0" w:color="auto"/>
      </w:divBdr>
    </w:div>
    <w:div w:id="786774379">
      <w:bodyDiv w:val="1"/>
      <w:marLeft w:val="0"/>
      <w:marRight w:val="0"/>
      <w:marTop w:val="0"/>
      <w:marBottom w:val="0"/>
      <w:divBdr>
        <w:top w:val="none" w:sz="0" w:space="0" w:color="auto"/>
        <w:left w:val="none" w:sz="0" w:space="0" w:color="auto"/>
        <w:bottom w:val="none" w:sz="0" w:space="0" w:color="auto"/>
        <w:right w:val="none" w:sz="0" w:space="0" w:color="auto"/>
      </w:divBdr>
    </w:div>
    <w:div w:id="887106873">
      <w:bodyDiv w:val="1"/>
      <w:marLeft w:val="0"/>
      <w:marRight w:val="0"/>
      <w:marTop w:val="0"/>
      <w:marBottom w:val="0"/>
      <w:divBdr>
        <w:top w:val="none" w:sz="0" w:space="0" w:color="auto"/>
        <w:left w:val="none" w:sz="0" w:space="0" w:color="auto"/>
        <w:bottom w:val="none" w:sz="0" w:space="0" w:color="auto"/>
        <w:right w:val="none" w:sz="0" w:space="0" w:color="auto"/>
      </w:divBdr>
    </w:div>
    <w:div w:id="892347308">
      <w:bodyDiv w:val="1"/>
      <w:marLeft w:val="0"/>
      <w:marRight w:val="0"/>
      <w:marTop w:val="0"/>
      <w:marBottom w:val="0"/>
      <w:divBdr>
        <w:top w:val="none" w:sz="0" w:space="0" w:color="auto"/>
        <w:left w:val="none" w:sz="0" w:space="0" w:color="auto"/>
        <w:bottom w:val="none" w:sz="0" w:space="0" w:color="auto"/>
        <w:right w:val="none" w:sz="0" w:space="0" w:color="auto"/>
      </w:divBdr>
    </w:div>
    <w:div w:id="894926114">
      <w:bodyDiv w:val="1"/>
      <w:marLeft w:val="0"/>
      <w:marRight w:val="0"/>
      <w:marTop w:val="0"/>
      <w:marBottom w:val="0"/>
      <w:divBdr>
        <w:top w:val="none" w:sz="0" w:space="0" w:color="auto"/>
        <w:left w:val="none" w:sz="0" w:space="0" w:color="auto"/>
        <w:bottom w:val="none" w:sz="0" w:space="0" w:color="auto"/>
        <w:right w:val="none" w:sz="0" w:space="0" w:color="auto"/>
      </w:divBdr>
    </w:div>
    <w:div w:id="916403583">
      <w:bodyDiv w:val="1"/>
      <w:marLeft w:val="0"/>
      <w:marRight w:val="0"/>
      <w:marTop w:val="0"/>
      <w:marBottom w:val="0"/>
      <w:divBdr>
        <w:top w:val="none" w:sz="0" w:space="0" w:color="auto"/>
        <w:left w:val="none" w:sz="0" w:space="0" w:color="auto"/>
        <w:bottom w:val="none" w:sz="0" w:space="0" w:color="auto"/>
        <w:right w:val="none" w:sz="0" w:space="0" w:color="auto"/>
      </w:divBdr>
    </w:div>
    <w:div w:id="962032799">
      <w:bodyDiv w:val="1"/>
      <w:marLeft w:val="0"/>
      <w:marRight w:val="0"/>
      <w:marTop w:val="0"/>
      <w:marBottom w:val="0"/>
      <w:divBdr>
        <w:top w:val="none" w:sz="0" w:space="0" w:color="auto"/>
        <w:left w:val="none" w:sz="0" w:space="0" w:color="auto"/>
        <w:bottom w:val="none" w:sz="0" w:space="0" w:color="auto"/>
        <w:right w:val="none" w:sz="0" w:space="0" w:color="auto"/>
      </w:divBdr>
      <w:divsChild>
        <w:div w:id="2097092668">
          <w:marLeft w:val="0"/>
          <w:marRight w:val="0"/>
          <w:marTop w:val="0"/>
          <w:marBottom w:val="0"/>
          <w:divBdr>
            <w:top w:val="none" w:sz="0" w:space="0" w:color="auto"/>
            <w:left w:val="none" w:sz="0" w:space="0" w:color="auto"/>
            <w:bottom w:val="none" w:sz="0" w:space="0" w:color="auto"/>
            <w:right w:val="none" w:sz="0" w:space="0" w:color="auto"/>
          </w:divBdr>
          <w:divsChild>
            <w:div w:id="1093286149">
              <w:marLeft w:val="0"/>
              <w:marRight w:val="0"/>
              <w:marTop w:val="0"/>
              <w:marBottom w:val="0"/>
              <w:divBdr>
                <w:top w:val="none" w:sz="0" w:space="0" w:color="auto"/>
                <w:left w:val="none" w:sz="0" w:space="0" w:color="auto"/>
                <w:bottom w:val="none" w:sz="0" w:space="0" w:color="auto"/>
                <w:right w:val="none" w:sz="0" w:space="0" w:color="auto"/>
              </w:divBdr>
              <w:divsChild>
                <w:div w:id="21410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24166">
      <w:bodyDiv w:val="1"/>
      <w:marLeft w:val="0"/>
      <w:marRight w:val="0"/>
      <w:marTop w:val="0"/>
      <w:marBottom w:val="0"/>
      <w:divBdr>
        <w:top w:val="none" w:sz="0" w:space="0" w:color="auto"/>
        <w:left w:val="none" w:sz="0" w:space="0" w:color="auto"/>
        <w:bottom w:val="none" w:sz="0" w:space="0" w:color="auto"/>
        <w:right w:val="none" w:sz="0" w:space="0" w:color="auto"/>
      </w:divBdr>
    </w:div>
    <w:div w:id="1000308258">
      <w:bodyDiv w:val="1"/>
      <w:marLeft w:val="0"/>
      <w:marRight w:val="0"/>
      <w:marTop w:val="0"/>
      <w:marBottom w:val="0"/>
      <w:divBdr>
        <w:top w:val="none" w:sz="0" w:space="0" w:color="auto"/>
        <w:left w:val="none" w:sz="0" w:space="0" w:color="auto"/>
        <w:bottom w:val="none" w:sz="0" w:space="0" w:color="auto"/>
        <w:right w:val="none" w:sz="0" w:space="0" w:color="auto"/>
      </w:divBdr>
    </w:div>
    <w:div w:id="1010794491">
      <w:bodyDiv w:val="1"/>
      <w:marLeft w:val="0"/>
      <w:marRight w:val="0"/>
      <w:marTop w:val="0"/>
      <w:marBottom w:val="0"/>
      <w:divBdr>
        <w:top w:val="none" w:sz="0" w:space="0" w:color="auto"/>
        <w:left w:val="none" w:sz="0" w:space="0" w:color="auto"/>
        <w:bottom w:val="none" w:sz="0" w:space="0" w:color="auto"/>
        <w:right w:val="none" w:sz="0" w:space="0" w:color="auto"/>
      </w:divBdr>
    </w:div>
    <w:div w:id="1051997995">
      <w:bodyDiv w:val="1"/>
      <w:marLeft w:val="0"/>
      <w:marRight w:val="0"/>
      <w:marTop w:val="0"/>
      <w:marBottom w:val="0"/>
      <w:divBdr>
        <w:top w:val="none" w:sz="0" w:space="0" w:color="auto"/>
        <w:left w:val="none" w:sz="0" w:space="0" w:color="auto"/>
        <w:bottom w:val="none" w:sz="0" w:space="0" w:color="auto"/>
        <w:right w:val="none" w:sz="0" w:space="0" w:color="auto"/>
      </w:divBdr>
    </w:div>
    <w:div w:id="1054768411">
      <w:bodyDiv w:val="1"/>
      <w:marLeft w:val="0"/>
      <w:marRight w:val="0"/>
      <w:marTop w:val="0"/>
      <w:marBottom w:val="0"/>
      <w:divBdr>
        <w:top w:val="none" w:sz="0" w:space="0" w:color="auto"/>
        <w:left w:val="none" w:sz="0" w:space="0" w:color="auto"/>
        <w:bottom w:val="none" w:sz="0" w:space="0" w:color="auto"/>
        <w:right w:val="none" w:sz="0" w:space="0" w:color="auto"/>
      </w:divBdr>
    </w:div>
    <w:div w:id="1104111872">
      <w:bodyDiv w:val="1"/>
      <w:marLeft w:val="0"/>
      <w:marRight w:val="0"/>
      <w:marTop w:val="0"/>
      <w:marBottom w:val="0"/>
      <w:divBdr>
        <w:top w:val="none" w:sz="0" w:space="0" w:color="auto"/>
        <w:left w:val="none" w:sz="0" w:space="0" w:color="auto"/>
        <w:bottom w:val="none" w:sz="0" w:space="0" w:color="auto"/>
        <w:right w:val="none" w:sz="0" w:space="0" w:color="auto"/>
      </w:divBdr>
      <w:divsChild>
        <w:div w:id="1378553712">
          <w:marLeft w:val="0"/>
          <w:marRight w:val="0"/>
          <w:marTop w:val="0"/>
          <w:marBottom w:val="0"/>
          <w:divBdr>
            <w:top w:val="none" w:sz="0" w:space="0" w:color="auto"/>
            <w:left w:val="none" w:sz="0" w:space="0" w:color="auto"/>
            <w:bottom w:val="none" w:sz="0" w:space="0" w:color="auto"/>
            <w:right w:val="none" w:sz="0" w:space="0" w:color="auto"/>
          </w:divBdr>
          <w:divsChild>
            <w:div w:id="692194183">
              <w:marLeft w:val="0"/>
              <w:marRight w:val="0"/>
              <w:marTop w:val="0"/>
              <w:marBottom w:val="0"/>
              <w:divBdr>
                <w:top w:val="none" w:sz="0" w:space="0" w:color="auto"/>
                <w:left w:val="none" w:sz="0" w:space="0" w:color="auto"/>
                <w:bottom w:val="none" w:sz="0" w:space="0" w:color="auto"/>
                <w:right w:val="none" w:sz="0" w:space="0" w:color="auto"/>
              </w:divBdr>
              <w:divsChild>
                <w:div w:id="10996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3517">
      <w:bodyDiv w:val="1"/>
      <w:marLeft w:val="0"/>
      <w:marRight w:val="0"/>
      <w:marTop w:val="0"/>
      <w:marBottom w:val="0"/>
      <w:divBdr>
        <w:top w:val="none" w:sz="0" w:space="0" w:color="auto"/>
        <w:left w:val="none" w:sz="0" w:space="0" w:color="auto"/>
        <w:bottom w:val="none" w:sz="0" w:space="0" w:color="auto"/>
        <w:right w:val="none" w:sz="0" w:space="0" w:color="auto"/>
      </w:divBdr>
    </w:div>
    <w:div w:id="1177308987">
      <w:bodyDiv w:val="1"/>
      <w:marLeft w:val="0"/>
      <w:marRight w:val="0"/>
      <w:marTop w:val="0"/>
      <w:marBottom w:val="0"/>
      <w:divBdr>
        <w:top w:val="none" w:sz="0" w:space="0" w:color="auto"/>
        <w:left w:val="none" w:sz="0" w:space="0" w:color="auto"/>
        <w:bottom w:val="none" w:sz="0" w:space="0" w:color="auto"/>
        <w:right w:val="none" w:sz="0" w:space="0" w:color="auto"/>
      </w:divBdr>
    </w:div>
    <w:div w:id="1210263237">
      <w:bodyDiv w:val="1"/>
      <w:marLeft w:val="0"/>
      <w:marRight w:val="0"/>
      <w:marTop w:val="0"/>
      <w:marBottom w:val="0"/>
      <w:divBdr>
        <w:top w:val="none" w:sz="0" w:space="0" w:color="auto"/>
        <w:left w:val="none" w:sz="0" w:space="0" w:color="auto"/>
        <w:bottom w:val="none" w:sz="0" w:space="0" w:color="auto"/>
        <w:right w:val="none" w:sz="0" w:space="0" w:color="auto"/>
      </w:divBdr>
    </w:div>
    <w:div w:id="1219896356">
      <w:bodyDiv w:val="1"/>
      <w:marLeft w:val="0"/>
      <w:marRight w:val="0"/>
      <w:marTop w:val="0"/>
      <w:marBottom w:val="0"/>
      <w:divBdr>
        <w:top w:val="none" w:sz="0" w:space="0" w:color="auto"/>
        <w:left w:val="none" w:sz="0" w:space="0" w:color="auto"/>
        <w:bottom w:val="none" w:sz="0" w:space="0" w:color="auto"/>
        <w:right w:val="none" w:sz="0" w:space="0" w:color="auto"/>
      </w:divBdr>
    </w:div>
    <w:div w:id="1280916323">
      <w:bodyDiv w:val="1"/>
      <w:marLeft w:val="0"/>
      <w:marRight w:val="0"/>
      <w:marTop w:val="0"/>
      <w:marBottom w:val="0"/>
      <w:divBdr>
        <w:top w:val="none" w:sz="0" w:space="0" w:color="auto"/>
        <w:left w:val="none" w:sz="0" w:space="0" w:color="auto"/>
        <w:bottom w:val="none" w:sz="0" w:space="0" w:color="auto"/>
        <w:right w:val="none" w:sz="0" w:space="0" w:color="auto"/>
      </w:divBdr>
    </w:div>
    <w:div w:id="1294213793">
      <w:bodyDiv w:val="1"/>
      <w:marLeft w:val="0"/>
      <w:marRight w:val="0"/>
      <w:marTop w:val="0"/>
      <w:marBottom w:val="0"/>
      <w:divBdr>
        <w:top w:val="none" w:sz="0" w:space="0" w:color="auto"/>
        <w:left w:val="none" w:sz="0" w:space="0" w:color="auto"/>
        <w:bottom w:val="none" w:sz="0" w:space="0" w:color="auto"/>
        <w:right w:val="none" w:sz="0" w:space="0" w:color="auto"/>
      </w:divBdr>
    </w:div>
    <w:div w:id="1300110518">
      <w:bodyDiv w:val="1"/>
      <w:marLeft w:val="0"/>
      <w:marRight w:val="0"/>
      <w:marTop w:val="0"/>
      <w:marBottom w:val="0"/>
      <w:divBdr>
        <w:top w:val="none" w:sz="0" w:space="0" w:color="auto"/>
        <w:left w:val="none" w:sz="0" w:space="0" w:color="auto"/>
        <w:bottom w:val="none" w:sz="0" w:space="0" w:color="auto"/>
        <w:right w:val="none" w:sz="0" w:space="0" w:color="auto"/>
      </w:divBdr>
      <w:divsChild>
        <w:div w:id="571039476">
          <w:marLeft w:val="0"/>
          <w:marRight w:val="0"/>
          <w:marTop w:val="0"/>
          <w:marBottom w:val="0"/>
          <w:divBdr>
            <w:top w:val="none" w:sz="0" w:space="0" w:color="auto"/>
            <w:left w:val="none" w:sz="0" w:space="0" w:color="auto"/>
            <w:bottom w:val="none" w:sz="0" w:space="0" w:color="auto"/>
            <w:right w:val="none" w:sz="0" w:space="0" w:color="auto"/>
          </w:divBdr>
          <w:divsChild>
            <w:div w:id="781873915">
              <w:marLeft w:val="0"/>
              <w:marRight w:val="0"/>
              <w:marTop w:val="0"/>
              <w:marBottom w:val="0"/>
              <w:divBdr>
                <w:top w:val="none" w:sz="0" w:space="0" w:color="auto"/>
                <w:left w:val="none" w:sz="0" w:space="0" w:color="auto"/>
                <w:bottom w:val="none" w:sz="0" w:space="0" w:color="auto"/>
                <w:right w:val="none" w:sz="0" w:space="0" w:color="auto"/>
              </w:divBdr>
              <w:divsChild>
                <w:div w:id="14298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8420">
      <w:bodyDiv w:val="1"/>
      <w:marLeft w:val="0"/>
      <w:marRight w:val="0"/>
      <w:marTop w:val="0"/>
      <w:marBottom w:val="0"/>
      <w:divBdr>
        <w:top w:val="none" w:sz="0" w:space="0" w:color="auto"/>
        <w:left w:val="none" w:sz="0" w:space="0" w:color="auto"/>
        <w:bottom w:val="none" w:sz="0" w:space="0" w:color="auto"/>
        <w:right w:val="none" w:sz="0" w:space="0" w:color="auto"/>
      </w:divBdr>
    </w:div>
    <w:div w:id="1430663279">
      <w:bodyDiv w:val="1"/>
      <w:marLeft w:val="0"/>
      <w:marRight w:val="0"/>
      <w:marTop w:val="0"/>
      <w:marBottom w:val="0"/>
      <w:divBdr>
        <w:top w:val="none" w:sz="0" w:space="0" w:color="auto"/>
        <w:left w:val="none" w:sz="0" w:space="0" w:color="auto"/>
        <w:bottom w:val="none" w:sz="0" w:space="0" w:color="auto"/>
        <w:right w:val="none" w:sz="0" w:space="0" w:color="auto"/>
      </w:divBdr>
    </w:div>
    <w:div w:id="1438016090">
      <w:bodyDiv w:val="1"/>
      <w:marLeft w:val="0"/>
      <w:marRight w:val="0"/>
      <w:marTop w:val="0"/>
      <w:marBottom w:val="0"/>
      <w:divBdr>
        <w:top w:val="none" w:sz="0" w:space="0" w:color="auto"/>
        <w:left w:val="none" w:sz="0" w:space="0" w:color="auto"/>
        <w:bottom w:val="none" w:sz="0" w:space="0" w:color="auto"/>
        <w:right w:val="none" w:sz="0" w:space="0" w:color="auto"/>
      </w:divBdr>
    </w:div>
    <w:div w:id="1515799141">
      <w:bodyDiv w:val="1"/>
      <w:marLeft w:val="0"/>
      <w:marRight w:val="0"/>
      <w:marTop w:val="0"/>
      <w:marBottom w:val="0"/>
      <w:divBdr>
        <w:top w:val="none" w:sz="0" w:space="0" w:color="auto"/>
        <w:left w:val="none" w:sz="0" w:space="0" w:color="auto"/>
        <w:bottom w:val="none" w:sz="0" w:space="0" w:color="auto"/>
        <w:right w:val="none" w:sz="0" w:space="0" w:color="auto"/>
      </w:divBdr>
    </w:div>
    <w:div w:id="1532063737">
      <w:bodyDiv w:val="1"/>
      <w:marLeft w:val="0"/>
      <w:marRight w:val="0"/>
      <w:marTop w:val="0"/>
      <w:marBottom w:val="0"/>
      <w:divBdr>
        <w:top w:val="none" w:sz="0" w:space="0" w:color="auto"/>
        <w:left w:val="none" w:sz="0" w:space="0" w:color="auto"/>
        <w:bottom w:val="none" w:sz="0" w:space="0" w:color="auto"/>
        <w:right w:val="none" w:sz="0" w:space="0" w:color="auto"/>
      </w:divBdr>
    </w:div>
    <w:div w:id="1544294091">
      <w:bodyDiv w:val="1"/>
      <w:marLeft w:val="0"/>
      <w:marRight w:val="0"/>
      <w:marTop w:val="0"/>
      <w:marBottom w:val="0"/>
      <w:divBdr>
        <w:top w:val="none" w:sz="0" w:space="0" w:color="auto"/>
        <w:left w:val="none" w:sz="0" w:space="0" w:color="auto"/>
        <w:bottom w:val="none" w:sz="0" w:space="0" w:color="auto"/>
        <w:right w:val="none" w:sz="0" w:space="0" w:color="auto"/>
      </w:divBdr>
    </w:div>
    <w:div w:id="1644038054">
      <w:bodyDiv w:val="1"/>
      <w:marLeft w:val="0"/>
      <w:marRight w:val="0"/>
      <w:marTop w:val="0"/>
      <w:marBottom w:val="0"/>
      <w:divBdr>
        <w:top w:val="none" w:sz="0" w:space="0" w:color="auto"/>
        <w:left w:val="none" w:sz="0" w:space="0" w:color="auto"/>
        <w:bottom w:val="none" w:sz="0" w:space="0" w:color="auto"/>
        <w:right w:val="none" w:sz="0" w:space="0" w:color="auto"/>
      </w:divBdr>
    </w:div>
    <w:div w:id="1724938911">
      <w:bodyDiv w:val="1"/>
      <w:marLeft w:val="0"/>
      <w:marRight w:val="0"/>
      <w:marTop w:val="0"/>
      <w:marBottom w:val="0"/>
      <w:divBdr>
        <w:top w:val="none" w:sz="0" w:space="0" w:color="auto"/>
        <w:left w:val="none" w:sz="0" w:space="0" w:color="auto"/>
        <w:bottom w:val="none" w:sz="0" w:space="0" w:color="auto"/>
        <w:right w:val="none" w:sz="0" w:space="0" w:color="auto"/>
      </w:divBdr>
    </w:div>
    <w:div w:id="1748380976">
      <w:bodyDiv w:val="1"/>
      <w:marLeft w:val="0"/>
      <w:marRight w:val="0"/>
      <w:marTop w:val="0"/>
      <w:marBottom w:val="0"/>
      <w:divBdr>
        <w:top w:val="none" w:sz="0" w:space="0" w:color="auto"/>
        <w:left w:val="none" w:sz="0" w:space="0" w:color="auto"/>
        <w:bottom w:val="none" w:sz="0" w:space="0" w:color="auto"/>
        <w:right w:val="none" w:sz="0" w:space="0" w:color="auto"/>
      </w:divBdr>
    </w:div>
    <w:div w:id="1758358973">
      <w:bodyDiv w:val="1"/>
      <w:marLeft w:val="0"/>
      <w:marRight w:val="0"/>
      <w:marTop w:val="0"/>
      <w:marBottom w:val="0"/>
      <w:divBdr>
        <w:top w:val="none" w:sz="0" w:space="0" w:color="auto"/>
        <w:left w:val="none" w:sz="0" w:space="0" w:color="auto"/>
        <w:bottom w:val="none" w:sz="0" w:space="0" w:color="auto"/>
        <w:right w:val="none" w:sz="0" w:space="0" w:color="auto"/>
      </w:divBdr>
    </w:div>
    <w:div w:id="1828394710">
      <w:bodyDiv w:val="1"/>
      <w:marLeft w:val="0"/>
      <w:marRight w:val="0"/>
      <w:marTop w:val="0"/>
      <w:marBottom w:val="0"/>
      <w:divBdr>
        <w:top w:val="none" w:sz="0" w:space="0" w:color="auto"/>
        <w:left w:val="none" w:sz="0" w:space="0" w:color="auto"/>
        <w:bottom w:val="none" w:sz="0" w:space="0" w:color="auto"/>
        <w:right w:val="none" w:sz="0" w:space="0" w:color="auto"/>
      </w:divBdr>
    </w:div>
    <w:div w:id="1858422361">
      <w:bodyDiv w:val="1"/>
      <w:marLeft w:val="0"/>
      <w:marRight w:val="0"/>
      <w:marTop w:val="0"/>
      <w:marBottom w:val="0"/>
      <w:divBdr>
        <w:top w:val="none" w:sz="0" w:space="0" w:color="auto"/>
        <w:left w:val="none" w:sz="0" w:space="0" w:color="auto"/>
        <w:bottom w:val="none" w:sz="0" w:space="0" w:color="auto"/>
        <w:right w:val="none" w:sz="0" w:space="0" w:color="auto"/>
      </w:divBdr>
      <w:divsChild>
        <w:div w:id="1065295463">
          <w:marLeft w:val="0"/>
          <w:marRight w:val="0"/>
          <w:marTop w:val="0"/>
          <w:marBottom w:val="0"/>
          <w:divBdr>
            <w:top w:val="none" w:sz="0" w:space="0" w:color="auto"/>
            <w:left w:val="none" w:sz="0" w:space="0" w:color="auto"/>
            <w:bottom w:val="none" w:sz="0" w:space="0" w:color="auto"/>
            <w:right w:val="none" w:sz="0" w:space="0" w:color="auto"/>
          </w:divBdr>
          <w:divsChild>
            <w:div w:id="1216117764">
              <w:marLeft w:val="0"/>
              <w:marRight w:val="0"/>
              <w:marTop w:val="0"/>
              <w:marBottom w:val="0"/>
              <w:divBdr>
                <w:top w:val="none" w:sz="0" w:space="0" w:color="auto"/>
                <w:left w:val="none" w:sz="0" w:space="0" w:color="auto"/>
                <w:bottom w:val="none" w:sz="0" w:space="0" w:color="auto"/>
                <w:right w:val="none" w:sz="0" w:space="0" w:color="auto"/>
              </w:divBdr>
              <w:divsChild>
                <w:div w:id="6203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943995">
      <w:bodyDiv w:val="1"/>
      <w:marLeft w:val="0"/>
      <w:marRight w:val="0"/>
      <w:marTop w:val="0"/>
      <w:marBottom w:val="0"/>
      <w:divBdr>
        <w:top w:val="none" w:sz="0" w:space="0" w:color="auto"/>
        <w:left w:val="none" w:sz="0" w:space="0" w:color="auto"/>
        <w:bottom w:val="none" w:sz="0" w:space="0" w:color="auto"/>
        <w:right w:val="none" w:sz="0" w:space="0" w:color="auto"/>
      </w:divBdr>
    </w:div>
    <w:div w:id="197316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07455-C1D2-9E4C-933A-B7A1AD0F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33</Pages>
  <Words>5146</Words>
  <Characters>29336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Ísak Örn Ívarsson - HI</dc:creator>
  <cp:keywords/>
  <dc:description/>
  <cp:lastModifiedBy>Aðalheiður Magnúsdóttir - HI</cp:lastModifiedBy>
  <cp:revision>47</cp:revision>
  <dcterms:created xsi:type="dcterms:W3CDTF">2023-03-05T11:36:00Z</dcterms:created>
  <dcterms:modified xsi:type="dcterms:W3CDTF">2023-03-22T10:59:00Z</dcterms:modified>
</cp:coreProperties>
</file>